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7B9C" w14:textId="77777777" w:rsidR="0049430B" w:rsidRPr="001403FA" w:rsidRDefault="000431EE" w:rsidP="002E37DA">
      <w:pPr>
        <w:spacing w:line="360" w:lineRule="auto"/>
        <w:jc w:val="center"/>
        <w:rPr>
          <w:rFonts w:ascii="Times New Roman" w:eastAsia="黑体" w:hAnsi="Times New Roman"/>
          <w:b/>
          <w:bCs/>
          <w:sz w:val="30"/>
          <w:szCs w:val="30"/>
        </w:rPr>
      </w:pPr>
      <w:r w:rsidRPr="001403FA">
        <w:rPr>
          <w:rFonts w:ascii="Times New Roman" w:eastAsia="黑体" w:hAnsi="Times New Roman"/>
          <w:b/>
          <w:bCs/>
          <w:sz w:val="30"/>
          <w:szCs w:val="30"/>
        </w:rPr>
        <w:t>融合位置信息的恶意流量识别方法</w:t>
      </w:r>
    </w:p>
    <w:p w14:paraId="5EDDF6FF" w14:textId="77777777" w:rsidR="007C6FD7" w:rsidRPr="009D0076" w:rsidRDefault="007C6FD7" w:rsidP="002E37DA">
      <w:pPr>
        <w:spacing w:line="360" w:lineRule="auto"/>
        <w:rPr>
          <w:rFonts w:ascii="Times New Roman" w:eastAsia="宋体" w:hAnsi="Times New Roman"/>
          <w:sz w:val="24"/>
          <w:szCs w:val="24"/>
          <w:rPrChange w:id="0" w:author="Jim Xie (RD-AS)" w:date="2024-11-05T09:54:00Z">
            <w:rPr>
              <w:rFonts w:ascii="Times New Roman" w:eastAsia="宋体" w:hAnsi="Times New Roman"/>
              <w:b/>
              <w:bCs/>
            </w:rPr>
          </w:rPrChange>
        </w:rPr>
      </w:pPr>
      <w:r w:rsidRPr="001403FA">
        <w:rPr>
          <w:rFonts w:ascii="Times New Roman" w:eastAsia="宋体" w:hAnsi="Times New Roman"/>
          <w:b/>
          <w:bCs/>
          <w:sz w:val="24"/>
          <w:szCs w:val="24"/>
        </w:rPr>
        <w:t>摘要：</w:t>
      </w:r>
      <w:r w:rsidRPr="001403FA">
        <w:rPr>
          <w:rFonts w:ascii="Times New Roman" w:eastAsia="宋体" w:hAnsi="Times New Roman"/>
          <w:sz w:val="24"/>
          <w:szCs w:val="24"/>
        </w:rPr>
        <w:t>针对现有网络流量</w:t>
      </w:r>
      <w:ins w:id="1" w:author="Jim Xie (RD-AS)" w:date="2024-11-05T09:53:00Z">
        <w:r w:rsidR="00226E93">
          <w:rPr>
            <w:rFonts w:ascii="Times New Roman" w:eastAsia="宋体" w:hAnsi="Times New Roman" w:hint="eastAsia"/>
            <w:sz w:val="24"/>
            <w:szCs w:val="24"/>
          </w:rPr>
          <w:t>入侵</w:t>
        </w:r>
      </w:ins>
      <w:del w:id="2" w:author="Jim Xie (RD-AS)" w:date="2024-11-05T09:52:00Z">
        <w:r w:rsidRPr="001403FA" w:rsidDel="00226E93">
          <w:rPr>
            <w:rFonts w:ascii="Times New Roman" w:eastAsia="宋体" w:hAnsi="Times New Roman"/>
            <w:sz w:val="24"/>
            <w:szCs w:val="24"/>
          </w:rPr>
          <w:delText>异常</w:delText>
        </w:r>
      </w:del>
      <w:r w:rsidRPr="001403FA">
        <w:rPr>
          <w:rFonts w:ascii="Times New Roman" w:eastAsia="宋体" w:hAnsi="Times New Roman"/>
          <w:sz w:val="24"/>
          <w:szCs w:val="24"/>
        </w:rPr>
        <w:t>检测中模型鲁棒性不足、特征选择不稳定以及数据噪声干扰显著等问题，本文提出了一种融合位置信息</w:t>
      </w:r>
      <w:del w:id="3" w:author="Jim Xie (RD-AS)" w:date="2024-11-05T09:40:00Z">
        <w:r w:rsidRPr="001403FA" w:rsidDel="009B0BA9">
          <w:rPr>
            <w:rFonts w:ascii="Times New Roman" w:eastAsia="宋体" w:hAnsi="Times New Roman"/>
            <w:sz w:val="24"/>
            <w:szCs w:val="24"/>
          </w:rPr>
          <w:delText>进行标签频谱分析</w:delText>
        </w:r>
      </w:del>
      <w:r w:rsidRPr="001403FA">
        <w:rPr>
          <w:rFonts w:ascii="Times New Roman" w:eastAsia="宋体" w:hAnsi="Times New Roman"/>
          <w:sz w:val="24"/>
          <w:szCs w:val="24"/>
        </w:rPr>
        <w:t>的异常检测方法。首先，通过滑动窗口方法对流量数据进行分片处理，</w:t>
      </w:r>
      <w:ins w:id="4" w:author="Jim Xie (RD-AS)" w:date="2024-11-05T09:53:00Z">
        <w:r w:rsidR="009D0076">
          <w:rPr>
            <w:rFonts w:ascii="Times New Roman" w:eastAsia="宋体" w:hAnsi="Times New Roman" w:hint="eastAsia"/>
            <w:sz w:val="24"/>
            <w:szCs w:val="24"/>
          </w:rPr>
          <w:t>分别构建</w:t>
        </w:r>
      </w:ins>
      <w:ins w:id="5" w:author="Jim Xie (RD-AS)" w:date="2024-11-05T09:54:00Z">
        <w:r w:rsidR="009D0076">
          <w:rPr>
            <w:rFonts w:ascii="Times New Roman" w:eastAsia="宋体" w:hAnsi="Times New Roman" w:hint="eastAsia"/>
            <w:sz w:val="24"/>
            <w:szCs w:val="24"/>
          </w:rPr>
          <w:t>网络</w:t>
        </w:r>
      </w:ins>
      <w:ins w:id="6" w:author="Jim Xie (RD-AS)" w:date="2024-11-05T09:53:00Z">
        <w:r w:rsidR="009D0076">
          <w:rPr>
            <w:rFonts w:ascii="Times New Roman" w:eastAsia="宋体" w:hAnsi="Times New Roman" w:hint="eastAsia"/>
            <w:sz w:val="24"/>
            <w:szCs w:val="24"/>
          </w:rPr>
          <w:t>流量的时序特征和</w:t>
        </w:r>
      </w:ins>
      <w:ins w:id="7" w:author="Jim Xie (RD-AS)" w:date="2024-11-05T09:55:00Z">
        <w:r w:rsidR="009D0076">
          <w:rPr>
            <w:rFonts w:ascii="Times New Roman" w:eastAsia="宋体" w:hAnsi="Times New Roman" w:hint="eastAsia"/>
            <w:sz w:val="24"/>
            <w:szCs w:val="24"/>
          </w:rPr>
          <w:t>相应的</w:t>
        </w:r>
      </w:ins>
      <w:ins w:id="8" w:author="Jim Xie (RD-AS)" w:date="2024-11-05T09:54:00Z">
        <w:r w:rsidR="009D0076">
          <w:rPr>
            <w:rFonts w:ascii="Times New Roman" w:eastAsia="宋体" w:hAnsi="Times New Roman" w:hint="eastAsia"/>
            <w:sz w:val="24"/>
            <w:szCs w:val="24"/>
          </w:rPr>
          <w:t>标签序列</w:t>
        </w:r>
      </w:ins>
      <w:del w:id="9" w:author="Jim Xie (RD-AS)" w:date="2024-11-05T09:54:00Z">
        <w:r w:rsidRPr="001403FA" w:rsidDel="009D0076">
          <w:rPr>
            <w:rFonts w:ascii="Times New Roman" w:eastAsia="宋体" w:hAnsi="Times New Roman"/>
            <w:sz w:val="24"/>
            <w:szCs w:val="24"/>
          </w:rPr>
          <w:delText>以提取有效特征并生成攻击标签序列</w:delText>
        </w:r>
      </w:del>
      <w:r w:rsidRPr="001403FA">
        <w:rPr>
          <w:rFonts w:ascii="Times New Roman" w:eastAsia="宋体" w:hAnsi="Times New Roman"/>
          <w:sz w:val="24"/>
          <w:szCs w:val="24"/>
        </w:rPr>
        <w:t>；随后，</w:t>
      </w:r>
      <w:del w:id="10" w:author="Jim Xie (RD-AS)" w:date="2024-11-05T09:56:00Z">
        <w:r w:rsidRPr="001403FA" w:rsidDel="00D953A5">
          <w:rPr>
            <w:rFonts w:ascii="Times New Roman" w:eastAsia="宋体" w:hAnsi="Times New Roman"/>
            <w:sz w:val="24"/>
            <w:szCs w:val="24"/>
          </w:rPr>
          <w:delText>基于标签序列</w:delText>
        </w:r>
        <w:r w:rsidR="0011725D" w:rsidDel="00D953A5">
          <w:rPr>
            <w:rFonts w:ascii="Times New Roman" w:eastAsia="宋体" w:hAnsi="Times New Roman" w:hint="eastAsia"/>
            <w:sz w:val="24"/>
            <w:szCs w:val="24"/>
          </w:rPr>
          <w:delText>，</w:delText>
        </w:r>
      </w:del>
      <w:r w:rsidR="0011725D" w:rsidRPr="0011725D">
        <w:rPr>
          <w:rFonts w:ascii="Times New Roman" w:eastAsia="宋体" w:hAnsi="Times New Roman"/>
          <w:sz w:val="24"/>
          <w:szCs w:val="24"/>
        </w:rPr>
        <w:t>采用</w:t>
      </w:r>
      <w:ins w:id="11" w:author="Jim Xie (RD-AS)" w:date="2024-11-05T10:01:00Z">
        <w:r w:rsidR="00A1534E">
          <w:rPr>
            <w:rFonts w:ascii="Times New Roman" w:eastAsia="宋体" w:hAnsi="Times New Roman" w:hint="eastAsia"/>
            <w:sz w:val="24"/>
            <w:szCs w:val="24"/>
          </w:rPr>
          <w:t>本文提出的，</w:t>
        </w:r>
      </w:ins>
      <w:del w:id="12" w:author="Jim Xie (RD-AS)" w:date="2024-11-05T10:01:00Z">
        <w:r w:rsidR="0011725D" w:rsidRPr="0011725D" w:rsidDel="00A1534E">
          <w:rPr>
            <w:rFonts w:ascii="Times New Roman" w:eastAsia="宋体" w:hAnsi="Times New Roman"/>
            <w:sz w:val="24"/>
            <w:szCs w:val="24"/>
          </w:rPr>
          <w:delText>了</w:delText>
        </w:r>
      </w:del>
      <w:r w:rsidR="006E3EB9">
        <w:rPr>
          <w:rFonts w:ascii="Times New Roman" w:eastAsia="宋体" w:hAnsi="Times New Roman" w:hint="eastAsia"/>
          <w:sz w:val="24"/>
          <w:szCs w:val="24"/>
        </w:rPr>
        <w:t>融合位置信息的</w:t>
      </w:r>
      <w:r w:rsidR="0011725D" w:rsidRPr="0011725D">
        <w:rPr>
          <w:rFonts w:ascii="Times New Roman" w:eastAsia="宋体" w:hAnsi="Times New Roman"/>
          <w:sz w:val="24"/>
          <w:szCs w:val="24"/>
        </w:rPr>
        <w:t>频谱生成方法</w:t>
      </w:r>
      <w:ins w:id="13" w:author="Jim Xie (RD-AS)" w:date="2024-11-05T10:02:00Z">
        <w:r w:rsidR="00D94FCC">
          <w:rPr>
            <w:rFonts w:ascii="Times New Roman" w:eastAsia="宋体" w:hAnsi="Times New Roman" w:hint="eastAsia"/>
            <w:sz w:val="24"/>
            <w:szCs w:val="24"/>
          </w:rPr>
          <w:t>S</w:t>
        </w:r>
        <w:r w:rsidR="00D94FCC">
          <w:rPr>
            <w:rFonts w:ascii="Times New Roman" w:eastAsia="宋体" w:hAnsi="Times New Roman"/>
            <w:sz w:val="24"/>
            <w:szCs w:val="24"/>
          </w:rPr>
          <w:t>SPE</w:t>
        </w:r>
      </w:ins>
      <w:ins w:id="14" w:author="Jim Xie (RD-AS)" w:date="2024-11-05T09:56:00Z">
        <w:r w:rsidR="00D953A5">
          <w:rPr>
            <w:rFonts w:ascii="Times New Roman" w:eastAsia="宋体" w:hAnsi="Times New Roman" w:hint="eastAsia"/>
            <w:sz w:val="24"/>
            <w:szCs w:val="24"/>
          </w:rPr>
          <w:t>，对标签序列进行转换，</w:t>
        </w:r>
      </w:ins>
      <w:del w:id="15" w:author="Jim Xie (RD-AS)" w:date="2024-11-05T09:56:00Z">
        <w:r w:rsidRPr="001403FA" w:rsidDel="00D953A5">
          <w:rPr>
            <w:rFonts w:ascii="Times New Roman" w:eastAsia="宋体" w:hAnsi="Times New Roman"/>
            <w:sz w:val="24"/>
            <w:szCs w:val="24"/>
          </w:rPr>
          <w:delText>计算</w:delText>
        </w:r>
      </w:del>
      <w:r w:rsidRPr="001403FA">
        <w:rPr>
          <w:rFonts w:ascii="Times New Roman" w:eastAsia="宋体" w:hAnsi="Times New Roman"/>
          <w:sz w:val="24"/>
          <w:szCs w:val="24"/>
        </w:rPr>
        <w:t>生成</w:t>
      </w:r>
      <w:ins w:id="16" w:author="Jim Xie (RD-AS)" w:date="2024-11-05T16:15:00Z">
        <w:r w:rsidR="00B2696C" w:rsidRPr="001403FA">
          <w:rPr>
            <w:rFonts w:ascii="Times New Roman" w:eastAsia="宋体" w:hAnsi="Times New Roman"/>
            <w:sz w:val="24"/>
            <w:szCs w:val="24"/>
          </w:rPr>
          <w:t>频谱</w:t>
        </w:r>
      </w:ins>
      <w:ins w:id="17" w:author="Jim Xie (RD-AS)" w:date="2024-11-05T09:55:00Z">
        <w:r w:rsidR="00D953A5">
          <w:rPr>
            <w:rFonts w:ascii="Times New Roman" w:eastAsia="宋体" w:hAnsi="Times New Roman" w:hint="eastAsia"/>
            <w:sz w:val="24"/>
            <w:szCs w:val="24"/>
          </w:rPr>
          <w:t>标签</w:t>
        </w:r>
      </w:ins>
      <w:del w:id="18" w:author="Jim Xie (RD-AS)" w:date="2024-11-05T16:15:00Z">
        <w:r w:rsidRPr="001403FA" w:rsidDel="00B2696C">
          <w:rPr>
            <w:rFonts w:ascii="Times New Roman" w:eastAsia="宋体" w:hAnsi="Times New Roman"/>
            <w:sz w:val="24"/>
            <w:szCs w:val="24"/>
          </w:rPr>
          <w:delText>频谱</w:delText>
        </w:r>
      </w:del>
      <w:r w:rsidRPr="001403FA">
        <w:rPr>
          <w:rFonts w:ascii="Times New Roman" w:eastAsia="宋体" w:hAnsi="Times New Roman"/>
          <w:sz w:val="24"/>
          <w:szCs w:val="24"/>
        </w:rPr>
        <w:t>，用以捕捉和表征攻击的</w:t>
      </w:r>
      <w:ins w:id="19" w:author="Jim Xie (RD-AS)" w:date="2024-11-05T09:57:00Z">
        <w:r w:rsidR="00D953A5">
          <w:rPr>
            <w:rFonts w:ascii="Times New Roman" w:eastAsia="宋体" w:hAnsi="Times New Roman" w:hint="eastAsia"/>
            <w:sz w:val="24"/>
            <w:szCs w:val="24"/>
          </w:rPr>
          <w:t>行为</w:t>
        </w:r>
      </w:ins>
      <w:del w:id="20" w:author="Jim Xie (RD-AS)" w:date="2024-11-05T09:57:00Z">
        <w:r w:rsidRPr="001403FA" w:rsidDel="00D953A5">
          <w:rPr>
            <w:rFonts w:ascii="Times New Roman" w:eastAsia="宋体" w:hAnsi="Times New Roman"/>
            <w:sz w:val="24"/>
            <w:szCs w:val="24"/>
          </w:rPr>
          <w:delText>特征</w:delText>
        </w:r>
      </w:del>
      <w:r w:rsidRPr="001403FA">
        <w:rPr>
          <w:rFonts w:ascii="Times New Roman" w:eastAsia="宋体" w:hAnsi="Times New Roman"/>
          <w:sz w:val="24"/>
          <w:szCs w:val="24"/>
        </w:rPr>
        <w:t>模式</w:t>
      </w:r>
      <w:ins w:id="21" w:author="Jim Xie (RD-AS)" w:date="2024-11-05T09:58:00Z">
        <w:r w:rsidR="00D953A5">
          <w:rPr>
            <w:rFonts w:ascii="Times New Roman" w:eastAsia="宋体" w:hAnsi="Times New Roman" w:hint="eastAsia"/>
            <w:sz w:val="24"/>
            <w:szCs w:val="24"/>
          </w:rPr>
          <w:t>；</w:t>
        </w:r>
      </w:ins>
      <w:del w:id="22" w:author="Jim Xie (RD-AS)" w:date="2024-11-05T09:58:00Z">
        <w:r w:rsidRPr="001403FA" w:rsidDel="00D953A5">
          <w:rPr>
            <w:rFonts w:ascii="Times New Roman" w:eastAsia="宋体" w:hAnsi="Times New Roman"/>
            <w:sz w:val="24"/>
            <w:szCs w:val="24"/>
          </w:rPr>
          <w:delText>。</w:delText>
        </w:r>
      </w:del>
      <w:r w:rsidR="00242B7C">
        <w:rPr>
          <w:rFonts w:ascii="Times New Roman" w:eastAsia="宋体" w:hAnsi="Times New Roman" w:hint="eastAsia"/>
          <w:sz w:val="24"/>
          <w:szCs w:val="24"/>
        </w:rPr>
        <w:t>最后</w:t>
      </w:r>
      <w:r w:rsidRPr="001403FA">
        <w:rPr>
          <w:rFonts w:ascii="Times New Roman" w:eastAsia="宋体" w:hAnsi="Times New Roman"/>
          <w:sz w:val="24"/>
          <w:szCs w:val="24"/>
        </w:rPr>
        <w:t>，</w:t>
      </w:r>
      <w:ins w:id="23" w:author="Jim Xie (RD-AS)" w:date="2024-11-05T10:02:00Z">
        <w:r w:rsidR="00D94FCC">
          <w:rPr>
            <w:rFonts w:ascii="Times New Roman" w:eastAsia="宋体" w:hAnsi="Times New Roman" w:hint="eastAsia"/>
            <w:sz w:val="24"/>
            <w:szCs w:val="24"/>
          </w:rPr>
          <w:t>使用时序特征和</w:t>
        </w:r>
      </w:ins>
      <w:ins w:id="24" w:author="Jim Xie (RD-AS)" w:date="2024-11-05T16:15:00Z">
        <w:r w:rsidR="00B2696C" w:rsidRPr="001403FA">
          <w:rPr>
            <w:rFonts w:ascii="Times New Roman" w:eastAsia="宋体" w:hAnsi="Times New Roman"/>
            <w:sz w:val="24"/>
            <w:szCs w:val="24"/>
          </w:rPr>
          <w:t>频谱</w:t>
        </w:r>
      </w:ins>
      <w:ins w:id="25" w:author="Jim Xie (RD-AS)" w:date="2024-11-05T10:02:00Z">
        <w:r w:rsidR="00D94FCC">
          <w:rPr>
            <w:rFonts w:ascii="Times New Roman" w:eastAsia="宋体" w:hAnsi="Times New Roman" w:hint="eastAsia"/>
            <w:sz w:val="24"/>
            <w:szCs w:val="24"/>
          </w:rPr>
          <w:t>标签</w:t>
        </w:r>
      </w:ins>
      <w:ins w:id="26" w:author="Jim Xie (RD-AS)" w:date="2024-11-05T10:03:00Z">
        <w:r w:rsidR="00D94FCC">
          <w:rPr>
            <w:rFonts w:ascii="Times New Roman" w:eastAsia="宋体" w:hAnsi="Times New Roman" w:hint="eastAsia"/>
            <w:sz w:val="24"/>
            <w:szCs w:val="24"/>
          </w:rPr>
          <w:t>训练模型，</w:t>
        </w:r>
      </w:ins>
      <w:ins w:id="27" w:author="Jim Xie (RD-AS)" w:date="2024-11-05T10:22:00Z">
        <w:r w:rsidR="007045A5">
          <w:rPr>
            <w:rFonts w:ascii="Times New Roman" w:eastAsia="宋体" w:hAnsi="Times New Roman" w:hint="eastAsia"/>
            <w:sz w:val="24"/>
            <w:szCs w:val="24"/>
          </w:rPr>
          <w:t>并通过模型</w:t>
        </w:r>
      </w:ins>
      <w:ins w:id="28" w:author="Jim Xie (RD-AS)" w:date="2024-11-05T09:58:00Z">
        <w:r w:rsidR="00D953A5">
          <w:rPr>
            <w:rFonts w:ascii="Times New Roman" w:eastAsia="宋体" w:hAnsi="Times New Roman" w:hint="eastAsia"/>
            <w:sz w:val="24"/>
            <w:szCs w:val="24"/>
          </w:rPr>
          <w:t>识别入侵行为和攻击类型。</w:t>
        </w:r>
      </w:ins>
      <w:del w:id="29" w:author="Jim Xie (RD-AS)" w:date="2024-11-05T10:24:00Z">
        <w:r w:rsidR="006E1A93" w:rsidRPr="006E1A93" w:rsidDel="008815CA">
          <w:rPr>
            <w:rFonts w:ascii="Times New Roman" w:eastAsia="宋体" w:hAnsi="Times New Roman" w:hint="eastAsia"/>
            <w:sz w:val="24"/>
            <w:szCs w:val="24"/>
          </w:rPr>
          <w:delText>在二分类任务中，通过对频谱进行二值化，识别攻击与正常流量</w:delText>
        </w:r>
        <w:r w:rsidR="006E1A93" w:rsidDel="008815CA">
          <w:rPr>
            <w:rFonts w:ascii="Times New Roman" w:eastAsia="宋体" w:hAnsi="Times New Roman" w:hint="eastAsia"/>
            <w:sz w:val="24"/>
            <w:szCs w:val="24"/>
          </w:rPr>
          <w:delText>；</w:delText>
        </w:r>
        <w:r w:rsidR="006E1A93" w:rsidRPr="006E1A93" w:rsidDel="008815CA">
          <w:rPr>
            <w:rFonts w:ascii="Times New Roman" w:eastAsia="宋体" w:hAnsi="Times New Roman" w:hint="eastAsia"/>
            <w:sz w:val="24"/>
            <w:szCs w:val="24"/>
          </w:rPr>
          <w:delText>在多分类任务中，采用余弦距离相似度度量模型输出与标签频谱之间的相似性，从而识别</w:delText>
        </w:r>
      </w:del>
      <w:del w:id="30" w:author="Jim Xie (RD-AS)" w:date="2024-11-05T09:44:00Z">
        <w:r w:rsidR="006E1A93" w:rsidRPr="006E1A93" w:rsidDel="009B0BA9">
          <w:rPr>
            <w:rFonts w:ascii="Times New Roman" w:eastAsia="宋体" w:hAnsi="Times New Roman" w:hint="eastAsia"/>
            <w:sz w:val="24"/>
            <w:szCs w:val="24"/>
          </w:rPr>
          <w:delText>对应的</w:delText>
        </w:r>
      </w:del>
      <w:del w:id="31" w:author="Jim Xie (RD-AS)" w:date="2024-11-05T10:24:00Z">
        <w:r w:rsidR="006E1A93" w:rsidRPr="006E1A93" w:rsidDel="008815CA">
          <w:rPr>
            <w:rFonts w:ascii="Times New Roman" w:eastAsia="宋体" w:hAnsi="Times New Roman" w:hint="eastAsia"/>
            <w:sz w:val="24"/>
            <w:szCs w:val="24"/>
          </w:rPr>
          <w:delText>攻击类型。</w:delText>
        </w:r>
      </w:del>
      <w:r w:rsidRPr="001403FA">
        <w:rPr>
          <w:rFonts w:ascii="Times New Roman" w:eastAsia="宋体" w:hAnsi="Times New Roman"/>
          <w:sz w:val="24"/>
          <w:szCs w:val="24"/>
        </w:rPr>
        <w:t>实验结果表明，</w:t>
      </w:r>
      <w:r w:rsidR="006E1A93" w:rsidRPr="006E1A93">
        <w:rPr>
          <w:rFonts w:ascii="Times New Roman" w:eastAsia="宋体" w:hAnsi="Times New Roman"/>
          <w:sz w:val="24"/>
          <w:szCs w:val="24"/>
        </w:rPr>
        <w:t>采用</w:t>
      </w:r>
      <w:r w:rsidR="006E1A93" w:rsidRPr="006E1A93">
        <w:rPr>
          <w:rFonts w:ascii="Times New Roman" w:eastAsia="宋体" w:hAnsi="Times New Roman"/>
          <w:sz w:val="24"/>
          <w:szCs w:val="24"/>
        </w:rPr>
        <w:t>SSPE</w:t>
      </w:r>
      <w:ins w:id="32" w:author="Jim Xie (RD-AS)" w:date="2024-11-05T10:25:00Z">
        <w:r w:rsidR="008815CA">
          <w:rPr>
            <w:rFonts w:ascii="Times New Roman" w:eastAsia="宋体" w:hAnsi="Times New Roman" w:hint="eastAsia"/>
            <w:sz w:val="24"/>
            <w:szCs w:val="24"/>
          </w:rPr>
          <w:t>方法训练</w:t>
        </w:r>
      </w:ins>
      <w:del w:id="33" w:author="Jim Xie (RD-AS)" w:date="2024-11-05T10:25:00Z">
        <w:r w:rsidR="006E1A93" w:rsidRPr="006E1A93" w:rsidDel="008815CA">
          <w:rPr>
            <w:rFonts w:ascii="Times New Roman" w:eastAsia="宋体" w:hAnsi="Times New Roman"/>
            <w:sz w:val="24"/>
            <w:szCs w:val="24"/>
          </w:rPr>
          <w:delText>特征</w:delText>
        </w:r>
      </w:del>
      <w:r w:rsidR="006E1A93" w:rsidRPr="006E1A93">
        <w:rPr>
          <w:rFonts w:ascii="Times New Roman" w:eastAsia="宋体" w:hAnsi="Times New Roman"/>
          <w:sz w:val="24"/>
          <w:szCs w:val="24"/>
        </w:rPr>
        <w:t>的</w:t>
      </w:r>
      <w:r w:rsidR="006E1A93" w:rsidRPr="006E1A93">
        <w:rPr>
          <w:rFonts w:ascii="Times New Roman" w:eastAsia="宋体" w:hAnsi="Times New Roman"/>
          <w:sz w:val="24"/>
          <w:szCs w:val="24"/>
        </w:rPr>
        <w:t>XGBoost</w:t>
      </w:r>
      <w:r w:rsidR="006E1A93" w:rsidRPr="006E1A93">
        <w:rPr>
          <w:rFonts w:ascii="Times New Roman" w:eastAsia="宋体" w:hAnsi="Times New Roman"/>
          <w:sz w:val="24"/>
          <w:szCs w:val="24"/>
        </w:rPr>
        <w:t>模型在二分类任务中的</w:t>
      </w:r>
      <w:r w:rsidR="006E1A93">
        <w:rPr>
          <w:rFonts w:ascii="Times New Roman" w:eastAsia="宋体" w:hAnsi="Times New Roman" w:hint="eastAsia"/>
          <w:sz w:val="24"/>
          <w:szCs w:val="24"/>
        </w:rPr>
        <w:t>准确率</w:t>
      </w:r>
      <w:r w:rsidR="006E1A93" w:rsidRPr="006E1A93">
        <w:rPr>
          <w:rFonts w:ascii="Times New Roman" w:eastAsia="宋体" w:hAnsi="Times New Roman"/>
          <w:sz w:val="24"/>
          <w:szCs w:val="24"/>
        </w:rPr>
        <w:t>达到</w:t>
      </w:r>
      <w:r w:rsidR="006E1A93" w:rsidRPr="006E1A93">
        <w:rPr>
          <w:rFonts w:ascii="Times New Roman" w:eastAsia="宋体" w:hAnsi="Times New Roman"/>
          <w:sz w:val="24"/>
          <w:szCs w:val="24"/>
        </w:rPr>
        <w:t>96.3%</w:t>
      </w:r>
      <w:r w:rsidRPr="001403FA">
        <w:rPr>
          <w:rFonts w:ascii="Times New Roman" w:eastAsia="宋体" w:hAnsi="Times New Roman"/>
          <w:sz w:val="24"/>
          <w:szCs w:val="24"/>
        </w:rPr>
        <w:t>，</w:t>
      </w:r>
      <w:r w:rsidR="006E1A93" w:rsidRPr="006E1A93">
        <w:rPr>
          <w:rFonts w:ascii="Times New Roman" w:eastAsia="宋体" w:hAnsi="Times New Roman"/>
          <w:sz w:val="24"/>
          <w:szCs w:val="24"/>
        </w:rPr>
        <w:t>相比传统方法提升了</w:t>
      </w:r>
      <w:r w:rsidR="006E1A93">
        <w:rPr>
          <w:rFonts w:ascii="Times New Roman" w:eastAsia="宋体" w:hAnsi="Times New Roman" w:hint="eastAsia"/>
          <w:sz w:val="24"/>
          <w:szCs w:val="24"/>
        </w:rPr>
        <w:t>4.8</w:t>
      </w:r>
      <w:r w:rsidR="006E1A93" w:rsidRPr="006E1A93">
        <w:rPr>
          <w:rFonts w:ascii="Times New Roman" w:eastAsia="宋体" w:hAnsi="Times New Roman"/>
          <w:sz w:val="24"/>
          <w:szCs w:val="24"/>
        </w:rPr>
        <w:t>%</w:t>
      </w:r>
      <w:r w:rsidR="006E1A93">
        <w:rPr>
          <w:rFonts w:ascii="Times New Roman" w:eastAsia="宋体" w:hAnsi="Times New Roman" w:hint="eastAsia"/>
          <w:sz w:val="24"/>
          <w:szCs w:val="24"/>
        </w:rPr>
        <w:t>，</w:t>
      </w:r>
      <w:ins w:id="34" w:author="Jim Xie (RD-AS)" w:date="2024-11-05T09:46:00Z">
        <w:r w:rsidR="00A475C1">
          <w:rPr>
            <w:rFonts w:ascii="Times New Roman" w:eastAsia="宋体" w:hAnsi="Times New Roman" w:hint="eastAsia"/>
            <w:sz w:val="24"/>
            <w:szCs w:val="24"/>
          </w:rPr>
          <w:t>在多分类任务中，</w:t>
        </w:r>
      </w:ins>
      <w:del w:id="35" w:author="Jim Xie (RD-AS)" w:date="2024-11-05T09:46:00Z">
        <w:r w:rsidR="006E1A93" w:rsidDel="00A475C1">
          <w:rPr>
            <w:rFonts w:ascii="Times New Roman" w:eastAsia="宋体" w:hAnsi="Times New Roman" w:hint="eastAsia"/>
            <w:sz w:val="24"/>
            <w:szCs w:val="24"/>
          </w:rPr>
          <w:delText>并且</w:delText>
        </w:r>
      </w:del>
      <w:r w:rsidR="006E1A93" w:rsidRPr="006E1A93">
        <w:rPr>
          <w:rFonts w:ascii="Times New Roman" w:eastAsia="宋体" w:hAnsi="Times New Roman"/>
          <w:sz w:val="24"/>
          <w:szCs w:val="24"/>
        </w:rPr>
        <w:t>在</w:t>
      </w:r>
      <w:r w:rsidR="006E1A93" w:rsidRPr="006E1A93">
        <w:rPr>
          <w:rFonts w:ascii="Times New Roman" w:eastAsia="宋体" w:hAnsi="Times New Roman"/>
          <w:sz w:val="24"/>
          <w:szCs w:val="24"/>
        </w:rPr>
        <w:t>90%</w:t>
      </w:r>
      <w:r w:rsidR="006E1A93" w:rsidRPr="006E1A93">
        <w:rPr>
          <w:rFonts w:ascii="Times New Roman" w:eastAsia="宋体" w:hAnsi="Times New Roman"/>
          <w:sz w:val="24"/>
          <w:szCs w:val="24"/>
        </w:rPr>
        <w:t>噪声比例</w:t>
      </w:r>
      <w:ins w:id="36" w:author="Jim Xie (RD-AS)" w:date="2024-11-05T09:47:00Z">
        <w:r w:rsidR="00A475C1">
          <w:rPr>
            <w:rFonts w:ascii="Times New Roman" w:eastAsia="宋体" w:hAnsi="Times New Roman" w:hint="eastAsia"/>
            <w:sz w:val="24"/>
            <w:szCs w:val="24"/>
          </w:rPr>
          <w:t>的情况</w:t>
        </w:r>
      </w:ins>
      <w:r w:rsidR="006E1A93" w:rsidRPr="006E1A93">
        <w:rPr>
          <w:rFonts w:ascii="Times New Roman" w:eastAsia="宋体" w:hAnsi="Times New Roman" w:hint="eastAsia"/>
          <w:sz w:val="24"/>
          <w:szCs w:val="24"/>
        </w:rPr>
        <w:t>下</w:t>
      </w:r>
      <w:r w:rsidR="006E1A93" w:rsidRPr="006E1A93">
        <w:rPr>
          <w:rFonts w:ascii="Times New Roman" w:eastAsia="宋体" w:hAnsi="Times New Roman"/>
          <w:sz w:val="24"/>
          <w:szCs w:val="24"/>
        </w:rPr>
        <w:t>仍保持了</w:t>
      </w:r>
      <w:r w:rsidR="006E1A93">
        <w:rPr>
          <w:rFonts w:ascii="Times New Roman" w:eastAsia="宋体" w:hAnsi="Times New Roman" w:hint="eastAsia"/>
          <w:sz w:val="24"/>
          <w:szCs w:val="24"/>
        </w:rPr>
        <w:t>84%</w:t>
      </w:r>
      <w:r w:rsidR="006E1A93" w:rsidRPr="006E1A93">
        <w:rPr>
          <w:rFonts w:ascii="Times New Roman" w:eastAsia="宋体" w:hAnsi="Times New Roman"/>
          <w:sz w:val="24"/>
          <w:szCs w:val="24"/>
        </w:rPr>
        <w:t>的准确</w:t>
      </w:r>
      <w:r w:rsidR="006E1A93">
        <w:rPr>
          <w:rFonts w:ascii="Times New Roman" w:eastAsia="宋体" w:hAnsi="Times New Roman" w:hint="eastAsia"/>
          <w:sz w:val="24"/>
          <w:szCs w:val="24"/>
        </w:rPr>
        <w:t>率</w:t>
      </w:r>
      <w:r w:rsidR="006E1A93" w:rsidRPr="006E1A93">
        <w:rPr>
          <w:rFonts w:ascii="Times New Roman" w:eastAsia="宋体" w:hAnsi="Times New Roman"/>
          <w:sz w:val="24"/>
          <w:szCs w:val="24"/>
        </w:rPr>
        <w:t>，显著优于基准方法</w:t>
      </w:r>
      <w:r w:rsidRPr="001403FA">
        <w:rPr>
          <w:rFonts w:ascii="Times New Roman" w:eastAsia="宋体" w:hAnsi="Times New Roman"/>
          <w:sz w:val="24"/>
          <w:szCs w:val="24"/>
        </w:rPr>
        <w:t>。</w:t>
      </w:r>
    </w:p>
    <w:p w14:paraId="04598110" w14:textId="77777777" w:rsidR="007C6FD7" w:rsidRPr="001403FA" w:rsidRDefault="007C6FD7" w:rsidP="002E37DA">
      <w:pPr>
        <w:spacing w:line="360" w:lineRule="auto"/>
        <w:rPr>
          <w:rFonts w:ascii="Times New Roman" w:eastAsia="宋体" w:hAnsi="Times New Roman"/>
          <w:sz w:val="24"/>
          <w:szCs w:val="24"/>
        </w:rPr>
      </w:pPr>
      <w:r w:rsidRPr="001403FA">
        <w:rPr>
          <w:rFonts w:ascii="Times New Roman" w:eastAsia="宋体" w:hAnsi="Times New Roman"/>
          <w:b/>
          <w:bCs/>
          <w:sz w:val="24"/>
          <w:szCs w:val="24"/>
        </w:rPr>
        <w:t>关键词：</w:t>
      </w:r>
      <w:r w:rsidR="00716F7F" w:rsidRPr="001403FA">
        <w:rPr>
          <w:rFonts w:ascii="Times New Roman" w:eastAsia="宋体" w:hAnsi="Times New Roman"/>
          <w:sz w:val="24"/>
          <w:szCs w:val="24"/>
        </w:rPr>
        <w:t>网络流量异常检测；滑动窗口；标签频谱分析；</w:t>
      </w:r>
      <w:r w:rsidR="006E1A93">
        <w:rPr>
          <w:rFonts w:ascii="Times New Roman" w:eastAsia="宋体" w:hAnsi="Times New Roman" w:hint="eastAsia"/>
          <w:sz w:val="24"/>
          <w:szCs w:val="24"/>
        </w:rPr>
        <w:t>离散二值化；</w:t>
      </w:r>
      <w:r w:rsidR="00716F7F" w:rsidRPr="001403FA">
        <w:rPr>
          <w:rFonts w:ascii="Times New Roman" w:eastAsia="宋体" w:hAnsi="Times New Roman"/>
          <w:sz w:val="24"/>
          <w:szCs w:val="24"/>
        </w:rPr>
        <w:t>相似度度量</w:t>
      </w:r>
    </w:p>
    <w:p w14:paraId="78B8EFEB" w14:textId="77777777" w:rsidR="00716F7F" w:rsidRPr="001403FA" w:rsidRDefault="00716F7F" w:rsidP="002E37DA">
      <w:pPr>
        <w:spacing w:line="360" w:lineRule="auto"/>
        <w:rPr>
          <w:rFonts w:ascii="Times New Roman" w:eastAsia="宋体" w:hAnsi="Times New Roman"/>
          <w:sz w:val="24"/>
          <w:szCs w:val="24"/>
        </w:rPr>
      </w:pPr>
    </w:p>
    <w:p w14:paraId="69D8F18C" w14:textId="77777777" w:rsidR="00716F7F"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网络环境的日益复杂和攻击形式的不断演变，使得网络异常检测技术面临巨大的挑战。传统异常检测方法在处理复杂网络流量时</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_Ref179381155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[1]</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_Ref179381201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[2]</w:t>
      </w:r>
      <w:r w:rsidRPr="001403FA">
        <w:rPr>
          <w:rFonts w:ascii="Times New Roman" w:eastAsia="宋体" w:hAnsi="Times New Roman"/>
          <w:sz w:val="24"/>
          <w:szCs w:val="24"/>
        </w:rPr>
        <w:fldChar w:fldCharType="end"/>
      </w:r>
      <w:r w:rsidRPr="001403FA">
        <w:rPr>
          <w:rFonts w:ascii="Times New Roman" w:eastAsia="宋体" w:hAnsi="Times New Roman"/>
          <w:sz w:val="24"/>
          <w:szCs w:val="24"/>
        </w:rPr>
        <w:t>，难以有效提取和捕捉动态特征，进而影响检测的可靠性。此外，网络流量中的噪声干扰普遍存在，这使得模型在实际应用中的鲁棒性较差，容易受到干扰，导致检测结果不稳定。面对新型威胁和不断变化的攻击手段，传统技术在适应性方面存在不足，限制了其在多变网络环境中的应用效果。</w:t>
      </w:r>
    </w:p>
    <w:p w14:paraId="42B76658" w14:textId="77777777" w:rsidR="002E37DA"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目前，基于</w:t>
      </w:r>
      <w:r w:rsidR="00DF69EA" w:rsidRPr="001403FA">
        <w:rPr>
          <w:rFonts w:ascii="Times New Roman" w:eastAsia="宋体" w:hAnsi="Times New Roman"/>
          <w:sz w:val="24"/>
          <w:szCs w:val="24"/>
        </w:rPr>
        <w:t>机器学习</w:t>
      </w:r>
      <w:r w:rsidRPr="001403FA">
        <w:rPr>
          <w:rFonts w:ascii="Times New Roman" w:eastAsia="宋体" w:hAnsi="Times New Roman"/>
          <w:sz w:val="24"/>
          <w:szCs w:val="24"/>
        </w:rPr>
        <w:t>的</w:t>
      </w:r>
      <w:r w:rsidR="00083022" w:rsidRPr="001403FA">
        <w:rPr>
          <w:rFonts w:ascii="Times New Roman" w:eastAsia="宋体" w:hAnsi="Times New Roman"/>
          <w:sz w:val="24"/>
          <w:szCs w:val="24"/>
        </w:rPr>
        <w:t>网络流量</w:t>
      </w:r>
      <w:r w:rsidRPr="001403FA">
        <w:rPr>
          <w:rFonts w:ascii="Times New Roman" w:eastAsia="宋体" w:hAnsi="Times New Roman"/>
          <w:sz w:val="24"/>
          <w:szCs w:val="24"/>
        </w:rPr>
        <w:t>异常检测方法</w:t>
      </w:r>
      <w:r w:rsidR="00083022" w:rsidRPr="001403FA">
        <w:rPr>
          <w:rFonts w:ascii="Times New Roman" w:eastAsia="宋体" w:hAnsi="Times New Roman"/>
          <w:sz w:val="24"/>
          <w:szCs w:val="24"/>
        </w:rPr>
        <w:fldChar w:fldCharType="begin"/>
      </w:r>
      <w:r w:rsidR="00083022" w:rsidRPr="001403FA">
        <w:rPr>
          <w:rFonts w:ascii="Times New Roman" w:eastAsia="宋体" w:hAnsi="Times New Roman"/>
          <w:sz w:val="24"/>
          <w:szCs w:val="24"/>
        </w:rPr>
        <w:instrText xml:space="preserve"> REF _Ref179381919 \r \h </w:instrText>
      </w:r>
      <w:r w:rsidR="001403FA">
        <w:rPr>
          <w:rFonts w:ascii="Times New Roman" w:eastAsia="宋体" w:hAnsi="Times New Roman"/>
          <w:sz w:val="24"/>
          <w:szCs w:val="24"/>
        </w:rPr>
        <w:instrText xml:space="preserve"> \* MERGEFORMAT </w:instrText>
      </w:r>
      <w:r w:rsidR="00083022" w:rsidRPr="001403FA">
        <w:rPr>
          <w:rFonts w:ascii="Times New Roman" w:eastAsia="宋体" w:hAnsi="Times New Roman"/>
          <w:sz w:val="24"/>
          <w:szCs w:val="24"/>
        </w:rPr>
      </w:r>
      <w:r w:rsidR="00083022" w:rsidRPr="001403FA">
        <w:rPr>
          <w:rFonts w:ascii="Times New Roman" w:eastAsia="宋体" w:hAnsi="Times New Roman"/>
          <w:sz w:val="24"/>
          <w:szCs w:val="24"/>
        </w:rPr>
        <w:fldChar w:fldCharType="separate"/>
      </w:r>
      <w:r w:rsidR="000B33FA">
        <w:rPr>
          <w:rFonts w:ascii="Times New Roman" w:eastAsia="宋体" w:hAnsi="Times New Roman"/>
          <w:sz w:val="24"/>
          <w:szCs w:val="24"/>
        </w:rPr>
        <w:t>[3]</w:t>
      </w:r>
      <w:r w:rsidR="00083022" w:rsidRPr="001403FA">
        <w:rPr>
          <w:rFonts w:ascii="Times New Roman" w:eastAsia="宋体" w:hAnsi="Times New Roman"/>
          <w:sz w:val="24"/>
          <w:szCs w:val="24"/>
        </w:rPr>
        <w:fldChar w:fldCharType="end"/>
      </w:r>
      <w:r w:rsidR="00DF69EA" w:rsidRPr="001403FA">
        <w:rPr>
          <w:rFonts w:ascii="Times New Roman" w:eastAsia="宋体" w:hAnsi="Times New Roman"/>
          <w:sz w:val="24"/>
          <w:szCs w:val="24"/>
        </w:rPr>
        <w:fldChar w:fldCharType="begin"/>
      </w:r>
      <w:r w:rsidR="00DF69EA" w:rsidRPr="001403FA">
        <w:rPr>
          <w:rFonts w:ascii="Times New Roman" w:eastAsia="宋体" w:hAnsi="Times New Roman"/>
          <w:sz w:val="24"/>
          <w:szCs w:val="24"/>
        </w:rPr>
        <w:instrText xml:space="preserve"> REF _Ref179382017 \r \h </w:instrText>
      </w:r>
      <w:r w:rsidR="001403FA">
        <w:rPr>
          <w:rFonts w:ascii="Times New Roman" w:eastAsia="宋体" w:hAnsi="Times New Roman"/>
          <w:sz w:val="24"/>
          <w:szCs w:val="24"/>
        </w:rPr>
        <w:instrText xml:space="preserve"> \* MERGEFORMAT </w:instrText>
      </w:r>
      <w:r w:rsidR="00DF69EA" w:rsidRPr="001403FA">
        <w:rPr>
          <w:rFonts w:ascii="Times New Roman" w:eastAsia="宋体" w:hAnsi="Times New Roman"/>
          <w:sz w:val="24"/>
          <w:szCs w:val="24"/>
        </w:rPr>
      </w:r>
      <w:r w:rsidR="00DF69EA" w:rsidRPr="001403FA">
        <w:rPr>
          <w:rFonts w:ascii="Times New Roman" w:eastAsia="宋体" w:hAnsi="Times New Roman"/>
          <w:sz w:val="24"/>
          <w:szCs w:val="24"/>
        </w:rPr>
        <w:fldChar w:fldCharType="separate"/>
      </w:r>
      <w:r w:rsidR="000B33FA">
        <w:rPr>
          <w:rFonts w:ascii="Times New Roman" w:eastAsia="宋体" w:hAnsi="Times New Roman"/>
          <w:sz w:val="24"/>
          <w:szCs w:val="24"/>
        </w:rPr>
        <w:t>[4]</w:t>
      </w:r>
      <w:r w:rsidR="00DF69EA" w:rsidRPr="001403FA">
        <w:rPr>
          <w:rFonts w:ascii="Times New Roman" w:eastAsia="宋体" w:hAnsi="Times New Roman"/>
          <w:sz w:val="24"/>
          <w:szCs w:val="24"/>
        </w:rPr>
        <w:fldChar w:fldCharType="end"/>
      </w:r>
      <w:r w:rsidRPr="001403FA">
        <w:rPr>
          <w:rFonts w:ascii="Times New Roman" w:eastAsia="宋体" w:hAnsi="Times New Roman"/>
          <w:sz w:val="24"/>
          <w:szCs w:val="24"/>
        </w:rPr>
        <w:t>因其在复杂特征提取方面的优势而受到广泛关注。然而，现有方法在面对动态的网络流量特征和不稳定的数据环境时</w:t>
      </w:r>
      <w:r w:rsidR="00083022" w:rsidRPr="001403FA">
        <w:rPr>
          <w:rFonts w:ascii="Times New Roman" w:eastAsia="宋体" w:hAnsi="Times New Roman"/>
          <w:sz w:val="24"/>
          <w:szCs w:val="24"/>
        </w:rPr>
        <w:t>仍显不足，主要存在以下两个问题</w:t>
      </w:r>
      <w:r w:rsidRPr="001403FA">
        <w:rPr>
          <w:rFonts w:ascii="Times New Roman" w:eastAsia="宋体" w:hAnsi="Times New Roman"/>
          <w:sz w:val="24"/>
          <w:szCs w:val="24"/>
        </w:rPr>
        <w:t>：</w:t>
      </w:r>
      <w:r w:rsidR="00083022" w:rsidRPr="001403FA">
        <w:rPr>
          <w:rFonts w:ascii="Times New Roman" w:eastAsia="宋体" w:hAnsi="Times New Roman"/>
          <w:sz w:val="24"/>
          <w:szCs w:val="24"/>
        </w:rPr>
        <w:t>问题一：对时序特征的捕捉能力有限。尽管深度学习模型在特征提取方面展现了卓越的能力，但在处理网络流量的时序特性时仍面临较大挑战，尤其是在长时间序列数据中，难以有效捕捉全局和局部的时序依赖性，导致检测精度下降</w:t>
      </w:r>
      <w:r w:rsidR="00DF69EA" w:rsidRPr="001403FA">
        <w:rPr>
          <w:rFonts w:ascii="Times New Roman" w:eastAsia="宋体" w:hAnsi="Times New Roman"/>
          <w:sz w:val="24"/>
          <w:szCs w:val="24"/>
        </w:rPr>
        <w:t>。问题二：</w:t>
      </w:r>
      <w:del w:id="37" w:author="Jim Xie (RD-AS)" w:date="2024-11-05T10:35:00Z">
        <w:r w:rsidR="00DF69EA" w:rsidRPr="001403FA" w:rsidDel="002B71CC">
          <w:rPr>
            <w:rFonts w:ascii="Times New Roman" w:eastAsia="宋体" w:hAnsi="Times New Roman"/>
            <w:sz w:val="24"/>
            <w:szCs w:val="24"/>
          </w:rPr>
          <w:delText>对</w:delText>
        </w:r>
      </w:del>
      <w:del w:id="38" w:author="Jim Xie (RD-AS)" w:date="2024-11-05T10:36:00Z">
        <w:r w:rsidR="00DF69EA" w:rsidRPr="001403FA" w:rsidDel="00C532C5">
          <w:rPr>
            <w:rFonts w:ascii="Times New Roman" w:eastAsia="宋体" w:hAnsi="Times New Roman"/>
            <w:sz w:val="24"/>
            <w:szCs w:val="24"/>
          </w:rPr>
          <w:delText>噪声数据</w:delText>
        </w:r>
      </w:del>
      <w:ins w:id="39" w:author="Jim Xie (RD-AS)" w:date="2024-11-05T10:35:00Z">
        <w:r w:rsidR="002B71CC">
          <w:rPr>
            <w:rFonts w:ascii="Times New Roman" w:eastAsia="宋体" w:hAnsi="Times New Roman" w:hint="eastAsia"/>
            <w:sz w:val="24"/>
            <w:szCs w:val="24"/>
          </w:rPr>
          <w:t>模型</w:t>
        </w:r>
      </w:ins>
      <w:r w:rsidR="00DF69EA" w:rsidRPr="001403FA">
        <w:rPr>
          <w:rFonts w:ascii="Times New Roman" w:eastAsia="宋体" w:hAnsi="Times New Roman"/>
          <w:sz w:val="24"/>
          <w:szCs w:val="24"/>
        </w:rPr>
        <w:t>的鲁棒性不足。现有模型在面对噪声数据时表现出鲁棒性不足，容易受到噪声干扰，降低异常检测的准确性。这主要是由于特征</w:t>
      </w:r>
      <w:ins w:id="40" w:author="Jim Xie (RD-AS)" w:date="2024-11-05T10:38:00Z">
        <w:r w:rsidR="00C532C5">
          <w:rPr>
            <w:rFonts w:ascii="Times New Roman" w:eastAsia="宋体" w:hAnsi="Times New Roman" w:hint="eastAsia"/>
            <w:sz w:val="24"/>
            <w:szCs w:val="24"/>
          </w:rPr>
          <w:t>的</w:t>
        </w:r>
      </w:ins>
      <w:del w:id="41" w:author="Jim Xie (RD-AS)" w:date="2024-11-05T10:38:00Z">
        <w:r w:rsidR="00DF69EA" w:rsidRPr="001403FA" w:rsidDel="00C532C5">
          <w:rPr>
            <w:rFonts w:ascii="Times New Roman" w:eastAsia="宋体" w:hAnsi="Times New Roman"/>
            <w:sz w:val="24"/>
            <w:szCs w:val="24"/>
          </w:rPr>
          <w:delText>选择过程</w:delText>
        </w:r>
      </w:del>
      <w:del w:id="42" w:author="Jim Xie (RD-AS)" w:date="2024-11-05T10:37:00Z">
        <w:r w:rsidR="00DF69EA" w:rsidRPr="001403FA" w:rsidDel="00C532C5">
          <w:rPr>
            <w:rFonts w:ascii="Times New Roman" w:eastAsia="宋体" w:hAnsi="Times New Roman"/>
            <w:sz w:val="24"/>
            <w:szCs w:val="24"/>
          </w:rPr>
          <w:delText>中的</w:delText>
        </w:r>
      </w:del>
      <w:r w:rsidR="00DF69EA" w:rsidRPr="001403FA">
        <w:rPr>
          <w:rFonts w:ascii="Times New Roman" w:eastAsia="宋体" w:hAnsi="Times New Roman"/>
          <w:sz w:val="24"/>
          <w:szCs w:val="24"/>
        </w:rPr>
        <w:t>不稳定性和随机噪声未得到有效处理</w:t>
      </w:r>
      <w:ins w:id="43" w:author="Jim Xie (RD-AS)" w:date="2024-11-05T10:37:00Z">
        <w:r w:rsidR="00C532C5">
          <w:rPr>
            <w:rFonts w:ascii="Times New Roman" w:eastAsia="宋体" w:hAnsi="Times New Roman" w:hint="eastAsia"/>
            <w:sz w:val="24"/>
            <w:szCs w:val="24"/>
          </w:rPr>
          <w:t>导致的</w:t>
        </w:r>
      </w:ins>
      <w:r w:rsidR="00DF69EA" w:rsidRPr="001403FA">
        <w:rPr>
          <w:rFonts w:ascii="Times New Roman" w:eastAsia="宋体" w:hAnsi="Times New Roman"/>
          <w:sz w:val="24"/>
          <w:szCs w:val="24"/>
        </w:rPr>
        <w:t>。</w:t>
      </w:r>
    </w:p>
    <w:p w14:paraId="10DE19AF" w14:textId="77777777" w:rsidR="00DF69EA" w:rsidRPr="001403FA" w:rsidRDefault="009F1BEE" w:rsidP="007918F3">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针对以上两个问题，</w:t>
      </w:r>
      <w:r w:rsidR="00D05FAB" w:rsidRPr="001403FA">
        <w:rPr>
          <w:rFonts w:ascii="Times New Roman" w:eastAsia="宋体" w:hAnsi="Times New Roman"/>
          <w:sz w:val="24"/>
          <w:szCs w:val="24"/>
        </w:rPr>
        <w:t>本文提出了一种融合位置信息</w:t>
      </w:r>
      <w:ins w:id="44" w:author="Jim Xie (RD-AS)" w:date="2024-11-05T10:45:00Z">
        <w:r w:rsidR="00335A12">
          <w:rPr>
            <w:rFonts w:ascii="Times New Roman" w:eastAsia="宋体" w:hAnsi="Times New Roman" w:hint="eastAsia"/>
            <w:sz w:val="24"/>
            <w:szCs w:val="24"/>
          </w:rPr>
          <w:t>的</w:t>
        </w:r>
      </w:ins>
      <w:ins w:id="45" w:author="Jim Xie (RD-AS)" w:date="2024-11-05T10:46:00Z">
        <w:r w:rsidR="00335A12">
          <w:rPr>
            <w:rFonts w:ascii="Times New Roman" w:eastAsia="宋体" w:hAnsi="Times New Roman" w:hint="eastAsia"/>
            <w:sz w:val="24"/>
            <w:szCs w:val="24"/>
          </w:rPr>
          <w:t>恶意流量识别</w:t>
        </w:r>
      </w:ins>
      <w:del w:id="46" w:author="Jim Xie (RD-AS)" w:date="2024-11-05T10:45:00Z">
        <w:r w:rsidR="00D05FAB" w:rsidRPr="001403FA" w:rsidDel="00335A12">
          <w:rPr>
            <w:rFonts w:ascii="Times New Roman" w:eastAsia="宋体" w:hAnsi="Times New Roman"/>
            <w:sz w:val="24"/>
            <w:szCs w:val="24"/>
          </w:rPr>
          <w:delText>进行标签频谱分析的异常检测</w:delText>
        </w:r>
      </w:del>
      <w:r w:rsidR="00D05FAB" w:rsidRPr="001403FA">
        <w:rPr>
          <w:rFonts w:ascii="Times New Roman" w:eastAsia="宋体" w:hAnsi="Times New Roman"/>
          <w:sz w:val="24"/>
          <w:szCs w:val="24"/>
        </w:rPr>
        <w:t>方法。对于</w:t>
      </w:r>
      <w:r w:rsidR="00DE60A0" w:rsidRPr="001403FA">
        <w:rPr>
          <w:rFonts w:ascii="Times New Roman" w:eastAsia="宋体" w:hAnsi="Times New Roman"/>
          <w:sz w:val="24"/>
          <w:szCs w:val="24"/>
        </w:rPr>
        <w:t>问题一，</w:t>
      </w:r>
      <w:ins w:id="47" w:author="Jim Xie (RD-AS)" w:date="2024-11-05T14:13:00Z">
        <w:r w:rsidR="004C6686">
          <w:rPr>
            <w:rFonts w:ascii="Times New Roman" w:eastAsia="宋体" w:hAnsi="Times New Roman" w:hint="eastAsia"/>
            <w:sz w:val="24"/>
            <w:szCs w:val="24"/>
          </w:rPr>
          <w:t>使用</w:t>
        </w:r>
      </w:ins>
      <w:ins w:id="48" w:author="Jim Xie (RD-AS)" w:date="2024-11-05T14:06:00Z">
        <w:r w:rsidR="0043756B" w:rsidRPr="001403FA">
          <w:rPr>
            <w:rFonts w:ascii="Times New Roman" w:eastAsia="宋体" w:hAnsi="Times New Roman"/>
            <w:sz w:val="24"/>
            <w:szCs w:val="24"/>
          </w:rPr>
          <w:t>滑动窗口</w:t>
        </w:r>
      </w:ins>
      <w:ins w:id="49" w:author="Jim Xie (RD-AS)" w:date="2024-11-05T14:14:00Z">
        <w:r w:rsidR="004C6686">
          <w:rPr>
            <w:rFonts w:ascii="Times New Roman" w:eastAsia="宋体" w:hAnsi="Times New Roman" w:hint="eastAsia"/>
            <w:sz w:val="24"/>
            <w:szCs w:val="24"/>
          </w:rPr>
          <w:t>对网络流量进行</w:t>
        </w:r>
        <w:r w:rsidR="004C6686" w:rsidRPr="001403FA">
          <w:rPr>
            <w:rFonts w:ascii="Times New Roman" w:eastAsia="宋体" w:hAnsi="Times New Roman" w:hint="eastAsia"/>
            <w:sz w:val="24"/>
            <w:szCs w:val="24"/>
          </w:rPr>
          <w:t>分</w:t>
        </w:r>
        <w:r w:rsidR="004C6686" w:rsidRPr="001403FA">
          <w:rPr>
            <w:rFonts w:ascii="Times New Roman" w:eastAsia="宋体" w:hAnsi="Times New Roman"/>
            <w:sz w:val="24"/>
            <w:szCs w:val="24"/>
          </w:rPr>
          <w:t>片</w:t>
        </w:r>
        <w:r w:rsidR="004C6686">
          <w:rPr>
            <w:rFonts w:ascii="Times New Roman" w:eastAsia="宋体" w:hAnsi="Times New Roman" w:hint="eastAsia"/>
            <w:sz w:val="24"/>
            <w:szCs w:val="24"/>
          </w:rPr>
          <w:t>，</w:t>
        </w:r>
      </w:ins>
      <w:ins w:id="50" w:author="Jim Xie (RD-AS)" w:date="2024-11-05T14:06:00Z">
        <w:r w:rsidR="0043756B">
          <w:rPr>
            <w:rFonts w:ascii="Times New Roman" w:eastAsia="宋体" w:hAnsi="Times New Roman" w:hint="eastAsia"/>
            <w:sz w:val="24"/>
            <w:szCs w:val="24"/>
          </w:rPr>
          <w:t>构造时序特征</w:t>
        </w:r>
      </w:ins>
      <w:del w:id="51" w:author="Jim Xie (RD-AS)" w:date="2024-11-05T14:12:00Z">
        <w:r w:rsidR="00122D08" w:rsidRPr="001403FA" w:rsidDel="006A0A50">
          <w:rPr>
            <w:rFonts w:ascii="Times New Roman" w:eastAsia="宋体" w:hAnsi="Times New Roman"/>
            <w:sz w:val="24"/>
            <w:szCs w:val="24"/>
          </w:rPr>
          <w:delText>提出了基于滑动窗口的标签频谱化处理方法</w:delText>
        </w:r>
      </w:del>
      <w:del w:id="52" w:author="Jim Xie (RD-AS)" w:date="2024-11-05T13:53:00Z">
        <w:r w:rsidR="00B42F64" w:rsidRPr="001403FA" w:rsidDel="00BF44CF">
          <w:rPr>
            <w:rFonts w:ascii="Times New Roman" w:eastAsia="宋体" w:hAnsi="Times New Roman"/>
            <w:sz w:val="24"/>
            <w:szCs w:val="24"/>
          </w:rPr>
          <w:delText>。</w:delText>
        </w:r>
      </w:del>
      <w:del w:id="53" w:author="Jim Xie (RD-AS)" w:date="2024-11-05T14:14:00Z">
        <w:r w:rsidR="00122D08" w:rsidRPr="001403FA" w:rsidDel="004C6686">
          <w:rPr>
            <w:rFonts w:ascii="Times New Roman" w:eastAsia="宋体" w:hAnsi="Times New Roman"/>
            <w:sz w:val="24"/>
            <w:szCs w:val="24"/>
          </w:rPr>
          <w:delText>将流量数据分片</w:delText>
        </w:r>
      </w:del>
      <w:r w:rsidR="00122D08" w:rsidRPr="001403FA">
        <w:rPr>
          <w:rFonts w:ascii="Times New Roman" w:eastAsia="宋体" w:hAnsi="Times New Roman"/>
          <w:sz w:val="24"/>
          <w:szCs w:val="24"/>
        </w:rPr>
        <w:t>，</w:t>
      </w:r>
      <w:ins w:id="54" w:author="Jim Xie (RD-AS)" w:date="2024-11-05T13:57:00Z">
        <w:r w:rsidR="00013550">
          <w:rPr>
            <w:rFonts w:ascii="Times New Roman" w:eastAsia="宋体" w:hAnsi="Times New Roman" w:hint="eastAsia"/>
            <w:sz w:val="24"/>
            <w:szCs w:val="24"/>
          </w:rPr>
          <w:t>在</w:t>
        </w:r>
      </w:ins>
      <w:ins w:id="55" w:author="Jim Xie (RD-AS)" w:date="2024-11-05T13:56:00Z">
        <w:r w:rsidR="00013550">
          <w:rPr>
            <w:rFonts w:ascii="Times New Roman" w:eastAsia="宋体" w:hAnsi="Times New Roman" w:hint="eastAsia"/>
            <w:sz w:val="24"/>
            <w:szCs w:val="24"/>
          </w:rPr>
          <w:t>保留</w:t>
        </w:r>
      </w:ins>
      <w:ins w:id="56" w:author="Jim Xie (RD-AS)" w:date="2024-11-05T13:57:00Z">
        <w:r w:rsidR="00013550">
          <w:rPr>
            <w:rFonts w:ascii="Times New Roman" w:eastAsia="宋体" w:hAnsi="Times New Roman" w:hint="eastAsia"/>
            <w:sz w:val="24"/>
            <w:szCs w:val="24"/>
          </w:rPr>
          <w:t>流量时序</w:t>
        </w:r>
        <w:r w:rsidR="00013550">
          <w:rPr>
            <w:rFonts w:ascii="Times New Roman" w:eastAsia="宋体" w:hAnsi="Times New Roman" w:hint="eastAsia"/>
            <w:sz w:val="24"/>
            <w:szCs w:val="24"/>
          </w:rPr>
          <w:lastRenderedPageBreak/>
          <w:t>信息的同时</w:t>
        </w:r>
      </w:ins>
      <w:del w:id="57" w:author="Jim Xie (RD-AS)" w:date="2024-11-05T13:57:00Z">
        <w:r w:rsidR="00122D08" w:rsidRPr="001403FA" w:rsidDel="00013550">
          <w:rPr>
            <w:rFonts w:ascii="Times New Roman" w:eastAsia="宋体" w:hAnsi="Times New Roman"/>
            <w:sz w:val="24"/>
            <w:szCs w:val="24"/>
          </w:rPr>
          <w:delText>时间序列融合频域特征</w:delText>
        </w:r>
      </w:del>
      <w:r w:rsidR="00122D08" w:rsidRPr="001403FA">
        <w:rPr>
          <w:rFonts w:ascii="Times New Roman" w:eastAsia="宋体" w:hAnsi="Times New Roman"/>
          <w:sz w:val="24"/>
          <w:szCs w:val="24"/>
        </w:rPr>
        <w:t>，</w:t>
      </w:r>
      <w:del w:id="58" w:author="Jim Xie (RD-AS)" w:date="2024-11-05T13:57:00Z">
        <w:r w:rsidR="00122D08" w:rsidRPr="001403FA" w:rsidDel="00013550">
          <w:rPr>
            <w:rFonts w:ascii="Times New Roman" w:eastAsia="宋体" w:hAnsi="Times New Roman"/>
            <w:sz w:val="24"/>
            <w:szCs w:val="24"/>
          </w:rPr>
          <w:delText>以</w:delText>
        </w:r>
      </w:del>
      <w:r w:rsidR="00122D08" w:rsidRPr="001403FA">
        <w:rPr>
          <w:rFonts w:ascii="Times New Roman" w:eastAsia="宋体" w:hAnsi="Times New Roman"/>
          <w:sz w:val="24"/>
          <w:szCs w:val="24"/>
        </w:rPr>
        <w:t>捕捉网络流量中的全局和局部时序特征。</w:t>
      </w:r>
      <w:r w:rsidR="00B42F64" w:rsidRPr="001403FA">
        <w:rPr>
          <w:rFonts w:ascii="Times New Roman" w:eastAsia="宋体" w:hAnsi="Times New Roman"/>
          <w:sz w:val="24"/>
          <w:szCs w:val="24"/>
        </w:rPr>
        <w:t>对于问题二，</w:t>
      </w:r>
      <w:ins w:id="59" w:author="Jim Xie (RD-AS)" w:date="2024-11-05T14:26:00Z">
        <w:r w:rsidR="00E056C2">
          <w:rPr>
            <w:rFonts w:ascii="Times New Roman" w:eastAsia="宋体" w:hAnsi="Times New Roman" w:hint="eastAsia"/>
            <w:sz w:val="24"/>
            <w:szCs w:val="24"/>
          </w:rPr>
          <w:t>使用</w:t>
        </w:r>
      </w:ins>
      <w:ins w:id="60" w:author="Jim Xie (RD-AS)" w:date="2024-11-05T14:00:00Z">
        <w:r w:rsidR="00D8744B">
          <w:rPr>
            <w:rFonts w:ascii="Times New Roman" w:eastAsia="宋体" w:hAnsi="Times New Roman" w:hint="eastAsia"/>
            <w:sz w:val="24"/>
            <w:szCs w:val="24"/>
          </w:rPr>
          <w:t>SSPE</w:t>
        </w:r>
        <w:r w:rsidR="00D8744B">
          <w:rPr>
            <w:rFonts w:ascii="Times New Roman" w:eastAsia="宋体" w:hAnsi="Times New Roman" w:hint="eastAsia"/>
            <w:sz w:val="24"/>
            <w:szCs w:val="24"/>
          </w:rPr>
          <w:t>算法</w:t>
        </w:r>
      </w:ins>
      <w:ins w:id="61" w:author="Jim Xie (RD-AS)" w:date="2024-11-05T14:28:00Z">
        <w:r w:rsidR="00AE3201">
          <w:rPr>
            <w:rFonts w:ascii="Times New Roman" w:eastAsia="宋体" w:hAnsi="Times New Roman" w:hint="eastAsia"/>
            <w:sz w:val="24"/>
            <w:szCs w:val="24"/>
          </w:rPr>
          <w:t>融合</w:t>
        </w:r>
      </w:ins>
      <w:ins w:id="62" w:author="Jim Xie (RD-AS)" w:date="2024-11-05T14:29:00Z">
        <w:r w:rsidR="00AE3201">
          <w:rPr>
            <w:rFonts w:ascii="Times New Roman" w:eastAsia="宋体" w:hAnsi="Times New Roman" w:hint="eastAsia"/>
            <w:sz w:val="24"/>
            <w:szCs w:val="24"/>
          </w:rPr>
          <w:t>原始</w:t>
        </w:r>
      </w:ins>
      <w:ins w:id="63" w:author="Jim Xie (RD-AS)" w:date="2024-11-05T14:28:00Z">
        <w:r w:rsidR="00AE3201">
          <w:rPr>
            <w:rFonts w:ascii="Times New Roman" w:eastAsia="宋体" w:hAnsi="Times New Roman" w:hint="eastAsia"/>
            <w:sz w:val="24"/>
            <w:szCs w:val="24"/>
          </w:rPr>
          <w:t>标签</w:t>
        </w:r>
      </w:ins>
      <w:ins w:id="64" w:author="Jim Xie (RD-AS)" w:date="2024-11-05T14:29:00Z">
        <w:r w:rsidR="00AE3201">
          <w:rPr>
            <w:rFonts w:ascii="Times New Roman" w:eastAsia="宋体" w:hAnsi="Times New Roman" w:hint="eastAsia"/>
            <w:sz w:val="24"/>
            <w:szCs w:val="24"/>
          </w:rPr>
          <w:t>信息</w:t>
        </w:r>
      </w:ins>
      <w:ins w:id="65" w:author="Jim Xie (RD-AS)" w:date="2024-11-05T14:28:00Z">
        <w:r w:rsidR="00AE3201">
          <w:rPr>
            <w:rFonts w:ascii="Times New Roman" w:eastAsia="宋体" w:hAnsi="Times New Roman" w:hint="eastAsia"/>
            <w:sz w:val="24"/>
            <w:szCs w:val="24"/>
          </w:rPr>
          <w:t>和位置信息</w:t>
        </w:r>
      </w:ins>
      <w:ins w:id="66" w:author="Jim Xie (RD-AS)" w:date="2024-11-05T14:27:00Z">
        <w:r w:rsidR="00AE3201">
          <w:rPr>
            <w:rFonts w:ascii="Times New Roman" w:eastAsia="宋体" w:hAnsi="Times New Roman" w:hint="eastAsia"/>
            <w:sz w:val="24"/>
            <w:szCs w:val="24"/>
          </w:rPr>
          <w:t>，</w:t>
        </w:r>
      </w:ins>
      <w:ins w:id="67" w:author="Jim Xie (RD-AS)" w:date="2024-11-05T14:26:00Z">
        <w:r w:rsidR="00E056C2">
          <w:rPr>
            <w:rFonts w:ascii="Times New Roman" w:eastAsia="宋体" w:hAnsi="Times New Roman" w:hint="eastAsia"/>
            <w:sz w:val="24"/>
            <w:szCs w:val="24"/>
          </w:rPr>
          <w:t>构造</w:t>
        </w:r>
      </w:ins>
      <w:ins w:id="68" w:author="Jim Xie (RD-AS)" w:date="2024-11-05T14:27:00Z">
        <w:r w:rsidR="00AE3201">
          <w:rPr>
            <w:rFonts w:ascii="Times New Roman" w:eastAsia="宋体" w:hAnsi="Times New Roman" w:hint="eastAsia"/>
            <w:sz w:val="24"/>
            <w:szCs w:val="24"/>
          </w:rPr>
          <w:t>频谱</w:t>
        </w:r>
        <w:r w:rsidR="00E056C2">
          <w:rPr>
            <w:rFonts w:ascii="Times New Roman" w:eastAsia="宋体" w:hAnsi="Times New Roman" w:hint="eastAsia"/>
            <w:sz w:val="24"/>
            <w:szCs w:val="24"/>
          </w:rPr>
          <w:t>标签</w:t>
        </w:r>
      </w:ins>
      <w:ins w:id="69" w:author="Jim Xie (RD-AS)" w:date="2024-11-05T14:04:00Z">
        <w:r w:rsidR="002A42D9">
          <w:rPr>
            <w:rFonts w:ascii="Times New Roman" w:eastAsia="宋体" w:hAnsi="Times New Roman" w:hint="eastAsia"/>
            <w:sz w:val="24"/>
            <w:szCs w:val="24"/>
          </w:rPr>
          <w:t>，</w:t>
        </w:r>
      </w:ins>
      <w:ins w:id="70" w:author="Jim Xie (RD-AS)" w:date="2024-11-05T14:01:00Z">
        <w:r w:rsidR="00D8744B">
          <w:rPr>
            <w:rFonts w:ascii="Times New Roman" w:eastAsia="宋体" w:hAnsi="Times New Roman" w:hint="eastAsia"/>
            <w:sz w:val="24"/>
            <w:szCs w:val="24"/>
          </w:rPr>
          <w:t>将原始离散的二值标签转换为连续的频谱</w:t>
        </w:r>
      </w:ins>
      <w:ins w:id="71" w:author="Jim Xie (RD-AS)" w:date="2024-11-05T15:05:00Z">
        <w:r w:rsidR="00BB6F02">
          <w:rPr>
            <w:rFonts w:ascii="Times New Roman" w:eastAsia="宋体" w:hAnsi="Times New Roman" w:hint="eastAsia"/>
            <w:sz w:val="24"/>
            <w:szCs w:val="24"/>
          </w:rPr>
          <w:t>标签</w:t>
        </w:r>
      </w:ins>
      <w:ins w:id="72" w:author="Jim Xie (RD-AS)" w:date="2024-11-05T14:01:00Z">
        <w:r w:rsidR="00D8744B">
          <w:rPr>
            <w:rFonts w:ascii="Times New Roman" w:eastAsia="宋体" w:hAnsi="Times New Roman" w:hint="eastAsia"/>
            <w:sz w:val="24"/>
            <w:szCs w:val="24"/>
          </w:rPr>
          <w:t>，</w:t>
        </w:r>
      </w:ins>
      <w:ins w:id="73" w:author="Jim Xie (RD-AS)" w:date="2024-11-05T14:29:00Z">
        <w:r w:rsidR="00AE3201" w:rsidRPr="000B33FA">
          <w:rPr>
            <w:rFonts w:ascii="Times New Roman" w:eastAsia="宋体" w:hAnsi="Times New Roman"/>
            <w:sz w:val="24"/>
            <w:szCs w:val="24"/>
          </w:rPr>
          <w:t>增强模型的抗噪性</w:t>
        </w:r>
        <w:r w:rsidR="00AE3201">
          <w:rPr>
            <w:rFonts w:ascii="Times New Roman" w:eastAsia="宋体" w:hAnsi="Times New Roman" w:hint="eastAsia"/>
            <w:sz w:val="24"/>
            <w:szCs w:val="24"/>
          </w:rPr>
          <w:t>。</w:t>
        </w:r>
      </w:ins>
      <w:del w:id="74" w:author="Jim Xie (RD-AS)" w:date="2024-11-05T15:12:00Z">
        <w:r w:rsidR="000B33FA" w:rsidRPr="000B33FA" w:rsidDel="00A60FDD">
          <w:rPr>
            <w:rFonts w:ascii="Times New Roman" w:eastAsia="宋体" w:hAnsi="Times New Roman"/>
            <w:sz w:val="24"/>
            <w:szCs w:val="24"/>
          </w:rPr>
          <w:delText>通过</w:delText>
        </w:r>
        <w:r w:rsidR="00472422" w:rsidDel="00A60FDD">
          <w:rPr>
            <w:rFonts w:ascii="Times New Roman" w:eastAsia="宋体" w:hAnsi="Times New Roman" w:hint="eastAsia"/>
            <w:sz w:val="24"/>
            <w:szCs w:val="24"/>
          </w:rPr>
          <w:delText>频谱值生成</w:delText>
        </w:r>
        <w:r w:rsidR="000B33FA" w:rsidRPr="000B33FA" w:rsidDel="00A60FDD">
          <w:rPr>
            <w:rFonts w:ascii="Times New Roman" w:eastAsia="宋体" w:hAnsi="Times New Roman"/>
            <w:sz w:val="24"/>
            <w:szCs w:val="24"/>
          </w:rPr>
          <w:delText>过程中加入正弦位置编码的方法来增强模型的抗噪性。</w:delText>
        </w:r>
      </w:del>
      <w:r w:rsidR="000B33FA" w:rsidRPr="000B33FA">
        <w:rPr>
          <w:rFonts w:ascii="Times New Roman" w:eastAsia="宋体" w:hAnsi="Times New Roman"/>
          <w:sz w:val="24"/>
          <w:szCs w:val="24"/>
        </w:rPr>
        <w:t>具体来说，</w:t>
      </w:r>
      <w:ins w:id="75" w:author="Jim Xie (RD-AS)" w:date="2024-11-05T16:20:00Z">
        <w:r w:rsidR="007918F3">
          <w:rPr>
            <w:rFonts w:ascii="Times New Roman" w:eastAsia="宋体" w:hAnsi="Times New Roman" w:hint="eastAsia"/>
            <w:sz w:val="24"/>
            <w:szCs w:val="24"/>
          </w:rPr>
          <w:t>先</w:t>
        </w:r>
      </w:ins>
      <w:r w:rsidR="000B33FA" w:rsidRPr="000B33FA">
        <w:rPr>
          <w:rFonts w:ascii="Times New Roman" w:eastAsia="宋体" w:hAnsi="Times New Roman"/>
          <w:sz w:val="24"/>
          <w:szCs w:val="24"/>
        </w:rPr>
        <w:t>采用正弦位置编码</w:t>
      </w:r>
      <w:ins w:id="76" w:author="Jim Xie (RD-AS)" w:date="2024-11-05T16:17:00Z">
        <w:r w:rsidR="001E2891">
          <w:rPr>
            <w:rFonts w:ascii="Times New Roman" w:eastAsia="宋体" w:hAnsi="Times New Roman" w:hint="eastAsia"/>
            <w:sz w:val="24"/>
            <w:szCs w:val="24"/>
          </w:rPr>
          <w:t>对</w:t>
        </w:r>
      </w:ins>
      <w:del w:id="77" w:author="Jim Xie (RD-AS)" w:date="2024-11-05T16:17:00Z">
        <w:r w:rsidR="000B33FA" w:rsidRPr="000B33FA" w:rsidDel="001E2891">
          <w:rPr>
            <w:rFonts w:ascii="Times New Roman" w:eastAsia="宋体" w:hAnsi="Times New Roman"/>
            <w:sz w:val="24"/>
            <w:szCs w:val="24"/>
          </w:rPr>
          <w:delText>将</w:delText>
        </w:r>
      </w:del>
      <w:r w:rsidR="000B33FA" w:rsidRPr="000B33FA">
        <w:rPr>
          <w:rFonts w:ascii="Times New Roman" w:eastAsia="宋体" w:hAnsi="Times New Roman"/>
          <w:sz w:val="24"/>
          <w:szCs w:val="24"/>
        </w:rPr>
        <w:t>数据包的位置信息</w:t>
      </w:r>
      <w:ins w:id="78" w:author="Jim Xie (RD-AS)" w:date="2024-11-05T16:17:00Z">
        <w:r w:rsidR="001E2891">
          <w:rPr>
            <w:rFonts w:ascii="Times New Roman" w:eastAsia="宋体" w:hAnsi="Times New Roman" w:hint="eastAsia"/>
            <w:sz w:val="24"/>
            <w:szCs w:val="24"/>
          </w:rPr>
          <w:t>进行编码，然后</w:t>
        </w:r>
      </w:ins>
      <w:ins w:id="79" w:author="Jim Xie (RD-AS)" w:date="2024-11-05T16:19:00Z">
        <w:r w:rsidR="006E3940">
          <w:rPr>
            <w:rFonts w:ascii="Times New Roman" w:eastAsia="宋体" w:hAnsi="Times New Roman" w:hint="eastAsia"/>
            <w:sz w:val="24"/>
            <w:szCs w:val="24"/>
          </w:rPr>
          <w:t>以</w:t>
        </w:r>
      </w:ins>
      <w:ins w:id="80" w:author="Jim Xie (RD-AS)" w:date="2024-11-05T16:18:00Z">
        <w:r w:rsidR="009031F8">
          <w:rPr>
            <w:rFonts w:ascii="Times New Roman" w:eastAsia="宋体" w:hAnsi="Times New Roman" w:hint="eastAsia"/>
            <w:sz w:val="24"/>
            <w:szCs w:val="24"/>
          </w:rPr>
          <w:t>位置</w:t>
        </w:r>
      </w:ins>
      <w:ins w:id="81" w:author="Jim Xie (RD-AS)" w:date="2024-11-05T16:17:00Z">
        <w:r w:rsidR="001E2891">
          <w:rPr>
            <w:rFonts w:ascii="Times New Roman" w:eastAsia="宋体" w:hAnsi="Times New Roman" w:hint="eastAsia"/>
            <w:sz w:val="24"/>
            <w:szCs w:val="24"/>
          </w:rPr>
          <w:t>编码</w:t>
        </w:r>
      </w:ins>
      <w:ins w:id="82" w:author="Jim Xie (RD-AS)" w:date="2024-11-05T16:18:00Z">
        <w:r w:rsidR="006E3940">
          <w:rPr>
            <w:rFonts w:ascii="Times New Roman" w:eastAsia="宋体" w:hAnsi="Times New Roman" w:hint="eastAsia"/>
            <w:sz w:val="24"/>
            <w:szCs w:val="24"/>
          </w:rPr>
          <w:t>为权重</w:t>
        </w:r>
      </w:ins>
      <w:ins w:id="83" w:author="Jim Xie (RD-AS)" w:date="2024-11-05T16:20:00Z">
        <w:r w:rsidR="007918F3">
          <w:rPr>
            <w:rFonts w:ascii="Times New Roman" w:eastAsia="宋体" w:hAnsi="Times New Roman" w:hint="eastAsia"/>
            <w:sz w:val="24"/>
            <w:szCs w:val="24"/>
          </w:rPr>
          <w:t>，对</w:t>
        </w:r>
      </w:ins>
      <w:ins w:id="84" w:author="Jim Xie (RD-AS)" w:date="2024-11-05T16:17:00Z">
        <w:r w:rsidR="001E2891">
          <w:rPr>
            <w:rFonts w:ascii="Times New Roman" w:eastAsia="宋体" w:hAnsi="Times New Roman" w:hint="eastAsia"/>
            <w:sz w:val="24"/>
            <w:szCs w:val="24"/>
          </w:rPr>
          <w:t>原始标签</w:t>
        </w:r>
      </w:ins>
      <w:ins w:id="85" w:author="Jim Xie (RD-AS)" w:date="2024-11-05T16:18:00Z">
        <w:r w:rsidR="009031F8">
          <w:rPr>
            <w:rFonts w:ascii="Times New Roman" w:eastAsia="宋体" w:hAnsi="Times New Roman" w:hint="eastAsia"/>
            <w:sz w:val="24"/>
            <w:szCs w:val="24"/>
          </w:rPr>
          <w:t>进行</w:t>
        </w:r>
      </w:ins>
      <w:ins w:id="86" w:author="Jim Xie (RD-AS)" w:date="2024-11-05T16:19:00Z">
        <w:r w:rsidR="006E3940">
          <w:rPr>
            <w:rFonts w:ascii="Times New Roman" w:eastAsia="宋体" w:hAnsi="Times New Roman" w:hint="eastAsia"/>
            <w:sz w:val="24"/>
            <w:szCs w:val="24"/>
          </w:rPr>
          <w:t>加权求和运算</w:t>
        </w:r>
      </w:ins>
      <w:ins w:id="87" w:author="Jim Xie (RD-AS)" w:date="2024-11-05T16:22:00Z">
        <w:r w:rsidR="007918F3">
          <w:rPr>
            <w:rFonts w:ascii="Times New Roman" w:eastAsia="宋体" w:hAnsi="Times New Roman" w:hint="eastAsia"/>
            <w:sz w:val="24"/>
            <w:szCs w:val="24"/>
          </w:rPr>
          <w:t>得到</w:t>
        </w:r>
      </w:ins>
      <w:ins w:id="88" w:author="Jim Xie (RD-AS)" w:date="2024-11-05T16:20:00Z">
        <w:r w:rsidR="007918F3">
          <w:rPr>
            <w:rFonts w:ascii="Times New Roman" w:eastAsia="宋体" w:hAnsi="Times New Roman" w:hint="eastAsia"/>
            <w:sz w:val="24"/>
            <w:szCs w:val="24"/>
          </w:rPr>
          <w:t>频谱</w:t>
        </w:r>
      </w:ins>
      <w:ins w:id="89" w:author="Jim Xie (RD-AS)" w:date="2024-11-05T16:22:00Z">
        <w:r w:rsidR="007918F3">
          <w:rPr>
            <w:rFonts w:ascii="Times New Roman" w:eastAsia="宋体" w:hAnsi="Times New Roman" w:hint="eastAsia"/>
            <w:sz w:val="24"/>
            <w:szCs w:val="24"/>
          </w:rPr>
          <w:t>值</w:t>
        </w:r>
      </w:ins>
      <w:ins w:id="90" w:author="Jim Xie (RD-AS)" w:date="2024-11-05T16:19:00Z">
        <w:r w:rsidR="006E3940">
          <w:rPr>
            <w:rFonts w:ascii="Times New Roman" w:eastAsia="宋体" w:hAnsi="Times New Roman" w:hint="eastAsia"/>
            <w:sz w:val="24"/>
            <w:szCs w:val="24"/>
          </w:rPr>
          <w:t>。</w:t>
        </w:r>
      </w:ins>
      <w:ins w:id="91" w:author="Jim Xie (RD-AS)" w:date="2024-11-05T16:22:00Z">
        <w:r w:rsidR="007918F3">
          <w:rPr>
            <w:rFonts w:ascii="Times New Roman" w:eastAsia="宋体" w:hAnsi="Times New Roman" w:hint="eastAsia"/>
            <w:sz w:val="24"/>
            <w:szCs w:val="24"/>
          </w:rPr>
          <w:t>通过</w:t>
        </w:r>
        <w:r w:rsidR="007918F3">
          <w:rPr>
            <w:rFonts w:ascii="Times New Roman" w:eastAsia="宋体" w:hAnsi="Times New Roman" w:hint="eastAsia"/>
            <w:sz w:val="24"/>
            <w:szCs w:val="24"/>
          </w:rPr>
          <w:t>SSPE</w:t>
        </w:r>
        <w:r w:rsidR="007918F3">
          <w:rPr>
            <w:rFonts w:ascii="Times New Roman" w:eastAsia="宋体" w:hAnsi="Times New Roman" w:hint="eastAsia"/>
            <w:sz w:val="24"/>
            <w:szCs w:val="24"/>
          </w:rPr>
          <w:t>生成的频谱标签融合了数据包的位置信息和</w:t>
        </w:r>
      </w:ins>
      <w:ins w:id="92" w:author="Jim Xie (RD-AS)" w:date="2024-11-05T16:23:00Z">
        <w:r w:rsidR="007918F3">
          <w:rPr>
            <w:rFonts w:ascii="Times New Roman" w:eastAsia="宋体" w:hAnsi="Times New Roman" w:hint="eastAsia"/>
            <w:sz w:val="24"/>
            <w:szCs w:val="24"/>
          </w:rPr>
          <w:t>原始的攻击信息</w:t>
        </w:r>
      </w:ins>
      <w:del w:id="93" w:author="Jim Xie (RD-AS)" w:date="2024-11-05T16:22:00Z">
        <w:r w:rsidR="000B33FA" w:rsidRPr="000B33FA" w:rsidDel="007918F3">
          <w:rPr>
            <w:rFonts w:ascii="Times New Roman" w:eastAsia="宋体" w:hAnsi="Times New Roman"/>
            <w:sz w:val="24"/>
            <w:szCs w:val="24"/>
          </w:rPr>
          <w:delText>引入频谱特征生成中，以更好地描述流量数据中的时序和位置特征</w:delText>
        </w:r>
      </w:del>
      <w:del w:id="94" w:author="Jim Xie (RD-AS)" w:date="2024-11-05T16:23:00Z">
        <w:r w:rsidR="000B33FA" w:rsidRPr="000B33FA" w:rsidDel="007918F3">
          <w:rPr>
            <w:rFonts w:ascii="Times New Roman" w:eastAsia="宋体" w:hAnsi="Times New Roman"/>
            <w:sz w:val="24"/>
            <w:szCs w:val="24"/>
          </w:rPr>
          <w:delText>。通过将</w:delText>
        </w:r>
        <w:r w:rsidR="00DC17EB" w:rsidDel="007918F3">
          <w:rPr>
            <w:rFonts w:ascii="Times New Roman" w:eastAsia="宋体" w:hAnsi="Times New Roman" w:hint="eastAsia"/>
            <w:sz w:val="24"/>
            <w:szCs w:val="24"/>
          </w:rPr>
          <w:delText>频谱标签</w:delText>
        </w:r>
        <w:r w:rsidR="000B33FA" w:rsidRPr="000B33FA" w:rsidDel="007918F3">
          <w:rPr>
            <w:rFonts w:ascii="Times New Roman" w:eastAsia="宋体" w:hAnsi="Times New Roman"/>
            <w:sz w:val="24"/>
            <w:szCs w:val="24"/>
          </w:rPr>
          <w:delText>与</w:delText>
        </w:r>
        <w:r w:rsidR="00DC17EB" w:rsidDel="007918F3">
          <w:rPr>
            <w:rFonts w:ascii="Times New Roman" w:eastAsia="宋体" w:hAnsi="Times New Roman" w:hint="eastAsia"/>
            <w:sz w:val="24"/>
            <w:szCs w:val="24"/>
          </w:rPr>
          <w:delText>时序特征</w:delText>
        </w:r>
        <w:r w:rsidR="000B33FA" w:rsidRPr="000B33FA" w:rsidDel="007918F3">
          <w:rPr>
            <w:rFonts w:ascii="Times New Roman" w:eastAsia="宋体" w:hAnsi="Times New Roman"/>
            <w:sz w:val="24"/>
            <w:szCs w:val="24"/>
          </w:rPr>
          <w:delText>相结合</w:delText>
        </w:r>
      </w:del>
      <w:r w:rsidR="000B33FA" w:rsidRPr="000B33FA">
        <w:rPr>
          <w:rFonts w:ascii="Times New Roman" w:eastAsia="宋体" w:hAnsi="Times New Roman"/>
          <w:sz w:val="24"/>
          <w:szCs w:val="24"/>
        </w:rPr>
        <w:t>，增强了模型对噪声数据的抗扰能力，从而提升了异常检测的鲁棒性。</w:t>
      </w:r>
    </w:p>
    <w:p w14:paraId="338C0EA4" w14:textId="77777777" w:rsidR="00416149" w:rsidRDefault="00DE60A0" w:rsidP="0065078A">
      <w:pPr>
        <w:spacing w:line="360" w:lineRule="auto"/>
        <w:ind w:firstLineChars="200" w:firstLine="480"/>
        <w:rPr>
          <w:ins w:id="95" w:author="Jim Xie (RD-AS)" w:date="2024-11-05T16:25:00Z"/>
          <w:rFonts w:ascii="Times New Roman" w:eastAsia="宋体" w:hAnsi="Times New Roman"/>
          <w:sz w:val="24"/>
          <w:szCs w:val="24"/>
        </w:rPr>
      </w:pPr>
      <w:r w:rsidRPr="001403FA">
        <w:rPr>
          <w:rFonts w:ascii="Times New Roman" w:eastAsia="宋体" w:hAnsi="Times New Roman"/>
          <w:sz w:val="24"/>
          <w:szCs w:val="24"/>
        </w:rPr>
        <w:t>本文的贡献主要有</w:t>
      </w:r>
      <w:ins w:id="96" w:author="Jim Xie (RD-AS)" w:date="2024-11-06T09:57:00Z">
        <w:r w:rsidR="00953FCD">
          <w:rPr>
            <w:rFonts w:ascii="Times New Roman" w:eastAsia="宋体" w:hAnsi="Times New Roman" w:hint="eastAsia"/>
            <w:sz w:val="24"/>
            <w:szCs w:val="24"/>
          </w:rPr>
          <w:t>以下四</w:t>
        </w:r>
      </w:ins>
      <w:del w:id="97" w:author="Jim Xie (RD-AS)" w:date="2024-11-06T09:57:00Z">
        <w:r w:rsidR="002B1E91" w:rsidRPr="001403FA" w:rsidDel="00953FCD">
          <w:rPr>
            <w:rFonts w:ascii="Times New Roman" w:eastAsia="宋体" w:hAnsi="Times New Roman"/>
            <w:sz w:val="24"/>
            <w:szCs w:val="24"/>
          </w:rPr>
          <w:delText>两</w:delText>
        </w:r>
      </w:del>
      <w:r w:rsidR="002B1E91" w:rsidRPr="001403FA">
        <w:rPr>
          <w:rFonts w:ascii="Times New Roman" w:eastAsia="宋体" w:hAnsi="Times New Roman"/>
          <w:sz w:val="24"/>
          <w:szCs w:val="24"/>
        </w:rPr>
        <w:t>点：</w:t>
      </w:r>
    </w:p>
    <w:p w14:paraId="1F1A68AC" w14:textId="77777777" w:rsidR="00D46738" w:rsidRDefault="002B1E91" w:rsidP="00D46738">
      <w:pPr>
        <w:numPr>
          <w:ilvl w:val="0"/>
          <w:numId w:val="6"/>
        </w:numPr>
        <w:spacing w:line="360" w:lineRule="auto"/>
        <w:rPr>
          <w:ins w:id="98" w:author="Jim Xie (RD-AS)" w:date="2024-11-06T09:52:00Z"/>
          <w:rFonts w:ascii="Times New Roman" w:eastAsia="宋体" w:hAnsi="Times New Roman"/>
          <w:sz w:val="24"/>
          <w:szCs w:val="24"/>
        </w:rPr>
      </w:pPr>
      <w:del w:id="99" w:author="Jim Xie (RD-AS)" w:date="2024-11-05T17:24:00Z">
        <w:r w:rsidRPr="001403FA" w:rsidDel="0090503F">
          <w:rPr>
            <w:rFonts w:ascii="Times New Roman" w:eastAsia="宋体" w:hAnsi="Times New Roman"/>
            <w:sz w:val="24"/>
            <w:szCs w:val="24"/>
          </w:rPr>
          <w:delText>第一，</w:delText>
        </w:r>
      </w:del>
      <w:ins w:id="100" w:author="Jim Xie (RD-AS)" w:date="2024-11-05T16:59:00Z">
        <w:r w:rsidR="00756C3A">
          <w:rPr>
            <w:rFonts w:ascii="Times New Roman" w:eastAsia="宋体" w:hAnsi="Times New Roman" w:hint="eastAsia"/>
            <w:sz w:val="24"/>
            <w:szCs w:val="24"/>
          </w:rPr>
          <w:t>提出了</w:t>
        </w:r>
      </w:ins>
      <w:ins w:id="101" w:author="Jim Xie (RD-AS)" w:date="2024-11-05T17:00:00Z">
        <w:r w:rsidR="00756C3A">
          <w:rPr>
            <w:rFonts w:ascii="Times New Roman" w:eastAsia="宋体" w:hAnsi="Times New Roman" w:hint="eastAsia"/>
            <w:sz w:val="24"/>
            <w:szCs w:val="24"/>
          </w:rPr>
          <w:t>SSPE</w:t>
        </w:r>
        <w:r w:rsidR="00756C3A">
          <w:rPr>
            <w:rFonts w:ascii="Times New Roman" w:eastAsia="宋体" w:hAnsi="Times New Roman" w:hint="eastAsia"/>
            <w:sz w:val="24"/>
            <w:szCs w:val="24"/>
          </w:rPr>
          <w:t>算法</w:t>
        </w:r>
      </w:ins>
      <w:ins w:id="102" w:author="Jim Xie (RD-AS)" w:date="2024-11-06T09:48:00Z">
        <w:r w:rsidR="005D3792">
          <w:rPr>
            <w:rFonts w:ascii="Times New Roman" w:eastAsia="宋体" w:hAnsi="Times New Roman" w:hint="eastAsia"/>
            <w:sz w:val="24"/>
            <w:szCs w:val="24"/>
          </w:rPr>
          <w:t>，</w:t>
        </w:r>
      </w:ins>
      <w:ins w:id="103" w:author="Jim Xie (RD-AS)" w:date="2024-11-05T17:47:00Z">
        <w:r w:rsidR="00B63FD7">
          <w:rPr>
            <w:rFonts w:ascii="Times New Roman" w:eastAsia="宋体" w:hAnsi="Times New Roman" w:hint="eastAsia"/>
            <w:sz w:val="24"/>
            <w:szCs w:val="24"/>
          </w:rPr>
          <w:t>对原始</w:t>
        </w:r>
      </w:ins>
      <w:ins w:id="104" w:author="Jim Xie (RD-AS)" w:date="2024-11-06T09:48:00Z">
        <w:r w:rsidR="005D3792">
          <w:rPr>
            <w:rFonts w:ascii="Times New Roman" w:eastAsia="宋体" w:hAnsi="Times New Roman" w:hint="eastAsia"/>
            <w:sz w:val="24"/>
            <w:szCs w:val="24"/>
          </w:rPr>
          <w:t>的离散</w:t>
        </w:r>
      </w:ins>
      <w:ins w:id="105" w:author="Jim Xie (RD-AS)" w:date="2024-11-05T17:47:00Z">
        <w:r w:rsidR="00B63FD7">
          <w:rPr>
            <w:rFonts w:ascii="Times New Roman" w:eastAsia="宋体" w:hAnsi="Times New Roman" w:hint="eastAsia"/>
            <w:sz w:val="24"/>
            <w:szCs w:val="24"/>
          </w:rPr>
          <w:t>标签</w:t>
        </w:r>
      </w:ins>
      <w:ins w:id="106" w:author="Jim Xie (RD-AS)" w:date="2024-11-05T17:48:00Z">
        <w:r w:rsidR="00312E67">
          <w:rPr>
            <w:rFonts w:ascii="Times New Roman" w:eastAsia="宋体" w:hAnsi="Times New Roman" w:hint="eastAsia"/>
            <w:sz w:val="24"/>
            <w:szCs w:val="24"/>
          </w:rPr>
          <w:t>序列</w:t>
        </w:r>
      </w:ins>
      <w:ins w:id="107" w:author="Jim Xie (RD-AS)" w:date="2024-11-05T17:47:00Z">
        <w:r w:rsidR="00B63FD7">
          <w:rPr>
            <w:rFonts w:ascii="Times New Roman" w:eastAsia="宋体" w:hAnsi="Times New Roman" w:hint="eastAsia"/>
            <w:sz w:val="24"/>
            <w:szCs w:val="24"/>
          </w:rPr>
          <w:t>进行转换，</w:t>
        </w:r>
      </w:ins>
      <w:ins w:id="108" w:author="Jim Xie (RD-AS)" w:date="2024-11-06T09:48:00Z">
        <w:r w:rsidR="005D3792" w:rsidRPr="00924E07">
          <w:rPr>
            <w:rFonts w:ascii="Times New Roman" w:eastAsia="宋体" w:hAnsi="Times New Roman"/>
            <w:sz w:val="24"/>
            <w:szCs w:val="24"/>
          </w:rPr>
          <w:t>构造</w:t>
        </w:r>
        <w:r w:rsidR="005D3792" w:rsidRPr="00924E07">
          <w:rPr>
            <w:rFonts w:ascii="Times New Roman" w:eastAsia="宋体" w:hAnsi="Times New Roman" w:hint="eastAsia"/>
            <w:sz w:val="24"/>
            <w:szCs w:val="24"/>
          </w:rPr>
          <w:t>出连续的</w:t>
        </w:r>
        <w:r w:rsidR="005D3792" w:rsidRPr="00924E07">
          <w:rPr>
            <w:rFonts w:ascii="Times New Roman" w:eastAsia="宋体" w:hAnsi="Times New Roman"/>
            <w:sz w:val="24"/>
            <w:szCs w:val="24"/>
          </w:rPr>
          <w:t>频谱</w:t>
        </w:r>
        <w:r w:rsidR="005D3792" w:rsidRPr="00924E07">
          <w:rPr>
            <w:rFonts w:ascii="Times New Roman" w:eastAsia="宋体" w:hAnsi="Times New Roman" w:hint="eastAsia"/>
            <w:sz w:val="24"/>
            <w:szCs w:val="24"/>
          </w:rPr>
          <w:t>标签</w:t>
        </w:r>
      </w:ins>
      <w:ins w:id="109" w:author="Jim Xie (RD-AS)" w:date="2024-11-06T09:49:00Z">
        <w:r w:rsidR="005D3792">
          <w:rPr>
            <w:rFonts w:ascii="Times New Roman" w:eastAsia="宋体" w:hAnsi="Times New Roman" w:hint="eastAsia"/>
            <w:sz w:val="24"/>
            <w:szCs w:val="24"/>
          </w:rPr>
          <w:t>，频谱标签</w:t>
        </w:r>
      </w:ins>
      <w:ins w:id="110" w:author="Jim Xie (RD-AS)" w:date="2024-11-05T17:48:00Z">
        <w:r w:rsidR="00312E67" w:rsidRPr="005D3792">
          <w:rPr>
            <w:rFonts w:ascii="Times New Roman" w:eastAsia="宋体" w:hAnsi="Times New Roman" w:hint="eastAsia"/>
            <w:sz w:val="24"/>
            <w:szCs w:val="24"/>
          </w:rPr>
          <w:t>融</w:t>
        </w:r>
      </w:ins>
      <w:ins w:id="111" w:author="Jim Xie (RD-AS)" w:date="2024-11-05T17:51:00Z">
        <w:r w:rsidR="00ED620B" w:rsidRPr="005D3792">
          <w:rPr>
            <w:rFonts w:ascii="Times New Roman" w:eastAsia="宋体" w:hAnsi="Times New Roman" w:hint="eastAsia"/>
            <w:sz w:val="24"/>
            <w:szCs w:val="24"/>
          </w:rPr>
          <w:t>合</w:t>
        </w:r>
      </w:ins>
      <w:ins w:id="112" w:author="Jim Xie (RD-AS)" w:date="2024-11-05T17:48:00Z">
        <w:r w:rsidR="00312E67" w:rsidRPr="005D3792">
          <w:rPr>
            <w:rFonts w:ascii="Times New Roman" w:eastAsia="宋体" w:hAnsi="Times New Roman" w:hint="eastAsia"/>
            <w:sz w:val="24"/>
            <w:szCs w:val="24"/>
          </w:rPr>
          <w:t>位置信息，</w:t>
        </w:r>
      </w:ins>
      <w:ins w:id="113" w:author="Jim Xie (RD-AS)" w:date="2024-11-05T17:49:00Z">
        <w:r w:rsidR="00312E67" w:rsidRPr="005D3792">
          <w:rPr>
            <w:rFonts w:ascii="Times New Roman" w:eastAsia="宋体" w:hAnsi="Times New Roman" w:hint="eastAsia"/>
            <w:sz w:val="24"/>
            <w:szCs w:val="24"/>
          </w:rPr>
          <w:t>提升</w:t>
        </w:r>
      </w:ins>
      <w:ins w:id="114" w:author="Jim Xie (RD-AS)" w:date="2024-11-05T17:47:00Z">
        <w:r w:rsidR="00312E67" w:rsidRPr="005D3792">
          <w:rPr>
            <w:rFonts w:ascii="Times New Roman" w:eastAsia="宋体" w:hAnsi="Times New Roman" w:hint="eastAsia"/>
            <w:sz w:val="24"/>
            <w:szCs w:val="24"/>
          </w:rPr>
          <w:t>标签的表达能力。</w:t>
        </w:r>
      </w:ins>
    </w:p>
    <w:p w14:paraId="532E3FB6" w14:textId="77777777" w:rsidR="00D46738" w:rsidRDefault="00B70F48" w:rsidP="00D46738">
      <w:pPr>
        <w:numPr>
          <w:ilvl w:val="0"/>
          <w:numId w:val="6"/>
        </w:numPr>
        <w:spacing w:line="360" w:lineRule="auto"/>
        <w:rPr>
          <w:ins w:id="115" w:author="Jim Xie (RD-AS)" w:date="2024-11-06T09:53:00Z"/>
          <w:rFonts w:ascii="Times New Roman" w:eastAsia="宋体" w:hAnsi="Times New Roman"/>
          <w:sz w:val="24"/>
          <w:szCs w:val="24"/>
        </w:rPr>
      </w:pPr>
      <w:ins w:id="116" w:author="Jim Xie (RD-AS)" w:date="2024-11-06T09:37:00Z">
        <w:r w:rsidRPr="00D46738">
          <w:rPr>
            <w:rFonts w:ascii="Times New Roman" w:eastAsia="宋体" w:hAnsi="Times New Roman" w:hint="eastAsia"/>
            <w:sz w:val="24"/>
            <w:szCs w:val="24"/>
          </w:rPr>
          <w:t>使用滑动窗口</w:t>
        </w:r>
      </w:ins>
      <w:ins w:id="117" w:author="Jim Xie (RD-AS)" w:date="2024-11-06T09:49:00Z">
        <w:r w:rsidR="00B05E77" w:rsidRPr="00D46738">
          <w:rPr>
            <w:rFonts w:ascii="Times New Roman" w:eastAsia="宋体" w:hAnsi="Times New Roman" w:hint="eastAsia"/>
            <w:sz w:val="24"/>
            <w:szCs w:val="24"/>
          </w:rPr>
          <w:t>，</w:t>
        </w:r>
      </w:ins>
      <w:ins w:id="118" w:author="Jim Xie (RD-AS)" w:date="2024-11-06T09:37:00Z">
        <w:r w:rsidRPr="00D46738">
          <w:rPr>
            <w:rFonts w:ascii="Times New Roman" w:eastAsia="宋体" w:hAnsi="Times New Roman" w:hint="eastAsia"/>
            <w:sz w:val="24"/>
            <w:szCs w:val="24"/>
          </w:rPr>
          <w:t>对原始</w:t>
        </w:r>
      </w:ins>
      <w:ins w:id="119" w:author="Jim Xie (RD-AS)" w:date="2024-11-06T09:38:00Z">
        <w:r w:rsidRPr="00D46738">
          <w:rPr>
            <w:rFonts w:ascii="Times New Roman" w:eastAsia="宋体" w:hAnsi="Times New Roman" w:hint="eastAsia"/>
            <w:sz w:val="24"/>
            <w:szCs w:val="24"/>
          </w:rPr>
          <w:t>流量进行</w:t>
        </w:r>
      </w:ins>
      <w:ins w:id="120" w:author="Jim Xie (RD-AS)" w:date="2024-11-06T09:46:00Z">
        <w:r w:rsidR="00E76A65" w:rsidRPr="00D46738">
          <w:rPr>
            <w:rFonts w:ascii="Times New Roman" w:eastAsia="宋体" w:hAnsi="Times New Roman" w:hint="eastAsia"/>
            <w:sz w:val="24"/>
            <w:szCs w:val="24"/>
          </w:rPr>
          <w:t>转换，</w:t>
        </w:r>
      </w:ins>
      <w:ins w:id="121" w:author="Jim Xie (RD-AS)" w:date="2024-11-06T09:38:00Z">
        <w:r w:rsidRPr="00D46738">
          <w:rPr>
            <w:rFonts w:ascii="Times New Roman" w:eastAsia="宋体" w:hAnsi="Times New Roman" w:hint="eastAsia"/>
            <w:sz w:val="24"/>
            <w:szCs w:val="24"/>
          </w:rPr>
          <w:t>构造出时序特征，</w:t>
        </w:r>
      </w:ins>
      <w:ins w:id="122" w:author="Jim Xie (RD-AS)" w:date="2024-11-06T09:57:00Z">
        <w:r w:rsidR="001D7EB4">
          <w:rPr>
            <w:rFonts w:ascii="Times New Roman" w:eastAsia="宋体" w:hAnsi="Times New Roman" w:hint="eastAsia"/>
            <w:sz w:val="24"/>
            <w:szCs w:val="24"/>
          </w:rPr>
          <w:t>保留了</w:t>
        </w:r>
      </w:ins>
      <w:ins w:id="123" w:author="Jim Xie (RD-AS)" w:date="2024-11-06T09:58:00Z">
        <w:r w:rsidR="001D7EB4">
          <w:rPr>
            <w:rFonts w:ascii="Times New Roman" w:eastAsia="宋体" w:hAnsi="Times New Roman" w:hint="eastAsia"/>
            <w:sz w:val="24"/>
            <w:szCs w:val="24"/>
          </w:rPr>
          <w:t>流量中的时间信息，</w:t>
        </w:r>
      </w:ins>
      <w:ins w:id="124" w:author="Jim Xie (RD-AS)" w:date="2024-11-06T09:53:00Z">
        <w:r w:rsidR="00D46738">
          <w:rPr>
            <w:rFonts w:ascii="Times New Roman" w:eastAsia="宋体" w:hAnsi="Times New Roman" w:hint="eastAsia"/>
            <w:sz w:val="24"/>
            <w:szCs w:val="24"/>
          </w:rPr>
          <w:t>提升了特征的表达能力。</w:t>
        </w:r>
      </w:ins>
    </w:p>
    <w:p w14:paraId="304F0FEC" w14:textId="77777777" w:rsidR="00953FCD" w:rsidRDefault="002B1E91" w:rsidP="00D46738">
      <w:pPr>
        <w:numPr>
          <w:ilvl w:val="0"/>
          <w:numId w:val="6"/>
        </w:numPr>
        <w:spacing w:line="360" w:lineRule="auto"/>
        <w:rPr>
          <w:ins w:id="125" w:author="Jim Xie (RD-AS)" w:date="2024-11-06T09:56:00Z"/>
          <w:rFonts w:ascii="Times New Roman" w:eastAsia="宋体" w:hAnsi="Times New Roman"/>
          <w:sz w:val="24"/>
          <w:szCs w:val="24"/>
        </w:rPr>
      </w:pPr>
      <w:del w:id="126" w:author="Jim Xie (RD-AS)" w:date="2024-11-05T17:00:00Z">
        <w:r w:rsidRPr="00D46738" w:rsidDel="00756C3A">
          <w:rPr>
            <w:rFonts w:ascii="Times New Roman" w:eastAsia="宋体" w:hAnsi="Times New Roman" w:hint="eastAsia"/>
            <w:sz w:val="24"/>
            <w:szCs w:val="24"/>
          </w:rPr>
          <w:delText>从</w:delText>
        </w:r>
        <w:r w:rsidRPr="00D46738" w:rsidDel="00756C3A">
          <w:rPr>
            <w:rFonts w:ascii="Times New Roman" w:eastAsia="宋体" w:hAnsi="Times New Roman"/>
            <w:sz w:val="24"/>
            <w:szCs w:val="24"/>
          </w:rPr>
          <w:delText>标签的角度，</w:delText>
        </w:r>
      </w:del>
      <w:del w:id="127" w:author="Jim Xie (RD-AS)" w:date="2024-11-05T17:46:00Z">
        <w:r w:rsidRPr="00D46738" w:rsidDel="00EC20F1">
          <w:rPr>
            <w:rFonts w:ascii="Times New Roman" w:eastAsia="宋体" w:hAnsi="Times New Roman"/>
            <w:sz w:val="24"/>
            <w:szCs w:val="24"/>
          </w:rPr>
          <w:delText>根据</w:delText>
        </w:r>
      </w:del>
      <w:del w:id="128" w:author="Jim Xie (RD-AS)" w:date="2024-11-05T17:49:00Z">
        <w:r w:rsidRPr="00D46738" w:rsidDel="00312E67">
          <w:rPr>
            <w:rFonts w:ascii="Times New Roman" w:eastAsia="宋体" w:hAnsi="Times New Roman"/>
            <w:sz w:val="24"/>
            <w:szCs w:val="24"/>
          </w:rPr>
          <w:delText>标签构造频谱，</w:delText>
        </w:r>
      </w:del>
      <w:ins w:id="129" w:author="Jim Xie (RD-AS)" w:date="2024-11-06T09:36:00Z">
        <w:r w:rsidR="00F86E81" w:rsidRPr="00D46738">
          <w:rPr>
            <w:rFonts w:ascii="Times New Roman" w:eastAsia="宋体" w:hAnsi="Times New Roman" w:hint="eastAsia"/>
            <w:sz w:val="24"/>
            <w:szCs w:val="24"/>
          </w:rPr>
          <w:t>使用</w:t>
        </w:r>
      </w:ins>
      <w:ins w:id="130" w:author="Jim Xie (RD-AS)" w:date="2024-11-06T09:58:00Z">
        <w:r w:rsidR="00704FB3">
          <w:rPr>
            <w:rFonts w:ascii="Times New Roman" w:eastAsia="宋体" w:hAnsi="Times New Roman" w:hint="eastAsia"/>
            <w:sz w:val="24"/>
            <w:szCs w:val="24"/>
          </w:rPr>
          <w:t>构造出的</w:t>
        </w:r>
      </w:ins>
      <w:ins w:id="131" w:author="Jim Xie (RD-AS)" w:date="2024-11-06T09:36:00Z">
        <w:r w:rsidR="00F86E81" w:rsidRPr="00D46738">
          <w:rPr>
            <w:rFonts w:ascii="Times New Roman" w:eastAsia="宋体" w:hAnsi="Times New Roman" w:hint="eastAsia"/>
            <w:sz w:val="24"/>
            <w:szCs w:val="24"/>
          </w:rPr>
          <w:t>时序</w:t>
        </w:r>
      </w:ins>
      <w:ins w:id="132" w:author="Jim Xie (RD-AS)" w:date="2024-11-06T09:39:00Z">
        <w:r w:rsidR="00595F5E" w:rsidRPr="00D46738">
          <w:rPr>
            <w:rFonts w:ascii="Times New Roman" w:eastAsia="宋体" w:hAnsi="Times New Roman" w:hint="eastAsia"/>
            <w:sz w:val="24"/>
            <w:szCs w:val="24"/>
          </w:rPr>
          <w:t>特征</w:t>
        </w:r>
      </w:ins>
      <w:ins w:id="133" w:author="Jim Xie (RD-AS)" w:date="2024-11-06T09:36:00Z">
        <w:r w:rsidR="00F86E81" w:rsidRPr="00D46738">
          <w:rPr>
            <w:rFonts w:ascii="Times New Roman" w:eastAsia="宋体" w:hAnsi="Times New Roman" w:hint="eastAsia"/>
            <w:sz w:val="24"/>
            <w:szCs w:val="24"/>
          </w:rPr>
          <w:t>和频谱标签</w:t>
        </w:r>
      </w:ins>
      <w:ins w:id="134" w:author="Jim Xie (RD-AS)" w:date="2024-11-06T09:39:00Z">
        <w:r w:rsidR="00595F5E" w:rsidRPr="00D46738">
          <w:rPr>
            <w:rFonts w:ascii="Times New Roman" w:eastAsia="宋体" w:hAnsi="Times New Roman" w:hint="eastAsia"/>
            <w:sz w:val="24"/>
            <w:szCs w:val="24"/>
          </w:rPr>
          <w:t>训练模型</w:t>
        </w:r>
      </w:ins>
      <w:ins w:id="135" w:author="Jim Xie (RD-AS)" w:date="2024-11-06T09:59:00Z">
        <w:r w:rsidR="00704FB3">
          <w:rPr>
            <w:rFonts w:ascii="Times New Roman" w:eastAsia="宋体" w:hAnsi="Times New Roman" w:hint="eastAsia"/>
            <w:sz w:val="24"/>
            <w:szCs w:val="24"/>
          </w:rPr>
          <w:t>，</w:t>
        </w:r>
      </w:ins>
      <w:ins w:id="136" w:author="Jim Xie (RD-AS)" w:date="2024-11-06T10:01:00Z">
        <w:r w:rsidR="00F00B4C">
          <w:rPr>
            <w:rFonts w:ascii="Times New Roman" w:eastAsia="宋体" w:hAnsi="Times New Roman" w:hint="eastAsia"/>
            <w:sz w:val="24"/>
            <w:szCs w:val="24"/>
          </w:rPr>
          <w:t>通过模型预测的</w:t>
        </w:r>
      </w:ins>
      <w:ins w:id="137" w:author="Jim Xie (RD-AS)" w:date="2024-11-06T09:44:00Z">
        <w:r w:rsidR="00E76A65" w:rsidRPr="00D46738">
          <w:rPr>
            <w:rFonts w:ascii="Times New Roman" w:eastAsia="宋体" w:hAnsi="Times New Roman" w:hint="eastAsia"/>
            <w:sz w:val="24"/>
            <w:szCs w:val="24"/>
          </w:rPr>
          <w:t>频谱值分布</w:t>
        </w:r>
      </w:ins>
      <w:del w:id="138" w:author="Jim Xie (RD-AS)" w:date="2024-11-06T09:36:00Z">
        <w:r w:rsidRPr="00D46738" w:rsidDel="00F86E81">
          <w:rPr>
            <w:rFonts w:ascii="Times New Roman" w:eastAsia="宋体" w:hAnsi="Times New Roman" w:hint="eastAsia"/>
            <w:sz w:val="24"/>
            <w:szCs w:val="24"/>
          </w:rPr>
          <w:delText>训</w:delText>
        </w:r>
        <w:r w:rsidRPr="00D46738" w:rsidDel="00F86E81">
          <w:rPr>
            <w:rFonts w:ascii="Times New Roman" w:eastAsia="宋体" w:hAnsi="Times New Roman"/>
            <w:sz w:val="24"/>
            <w:szCs w:val="24"/>
          </w:rPr>
          <w:delText>练使用</w:delText>
        </w:r>
      </w:del>
      <w:del w:id="139" w:author="Jim Xie (RD-AS)" w:date="2024-11-06T09:39:00Z">
        <w:r w:rsidRPr="00D46738" w:rsidDel="00595F5E">
          <w:rPr>
            <w:rFonts w:ascii="Times New Roman" w:eastAsia="宋体" w:hAnsi="Times New Roman"/>
            <w:sz w:val="24"/>
            <w:szCs w:val="24"/>
          </w:rPr>
          <w:delText>模型生成频谱，</w:delText>
        </w:r>
      </w:del>
      <w:del w:id="140" w:author="Jim Xie (RD-AS)" w:date="2024-11-06T09:51:00Z">
        <w:r w:rsidRPr="00D46738" w:rsidDel="00D46738">
          <w:rPr>
            <w:rFonts w:ascii="Times New Roman" w:eastAsia="宋体" w:hAnsi="Times New Roman"/>
            <w:sz w:val="24"/>
            <w:szCs w:val="24"/>
          </w:rPr>
          <w:delText>通过频谱相似度</w:delText>
        </w:r>
      </w:del>
      <w:r w:rsidRPr="00D46738">
        <w:rPr>
          <w:rFonts w:ascii="Times New Roman" w:eastAsia="宋体" w:hAnsi="Times New Roman"/>
          <w:sz w:val="24"/>
          <w:szCs w:val="24"/>
        </w:rPr>
        <w:t>识别攻击</w:t>
      </w:r>
      <w:ins w:id="141" w:author="Jim Xie (RD-AS)" w:date="2024-11-06T09:51:00Z">
        <w:r w:rsidR="00D46738" w:rsidRPr="00D46738">
          <w:rPr>
            <w:rFonts w:ascii="Times New Roman" w:eastAsia="宋体" w:hAnsi="Times New Roman" w:hint="eastAsia"/>
            <w:sz w:val="24"/>
            <w:szCs w:val="24"/>
          </w:rPr>
          <w:t>行为</w:t>
        </w:r>
      </w:ins>
      <w:del w:id="142" w:author="Jim Xie (RD-AS)" w:date="2024-11-06T09:51:00Z">
        <w:r w:rsidRPr="00D46738" w:rsidDel="00D46738">
          <w:rPr>
            <w:rFonts w:ascii="Times New Roman" w:eastAsia="宋体" w:hAnsi="Times New Roman"/>
            <w:sz w:val="24"/>
            <w:szCs w:val="24"/>
          </w:rPr>
          <w:delText>类型</w:delText>
        </w:r>
      </w:del>
      <w:ins w:id="143" w:author="Jim Xie (RD-AS)" w:date="2024-11-06T09:56:00Z">
        <w:r w:rsidR="00953FCD">
          <w:rPr>
            <w:rFonts w:ascii="Times New Roman" w:eastAsia="宋体" w:hAnsi="Times New Roman" w:hint="eastAsia"/>
            <w:sz w:val="24"/>
            <w:szCs w:val="24"/>
          </w:rPr>
          <w:t>，</w:t>
        </w:r>
      </w:ins>
      <w:del w:id="144" w:author="Jim Xie (RD-AS)" w:date="2024-11-06T09:56:00Z">
        <w:r w:rsidRPr="00D46738" w:rsidDel="00953FCD">
          <w:rPr>
            <w:rFonts w:ascii="Times New Roman" w:eastAsia="宋体" w:hAnsi="Times New Roman" w:hint="eastAsia"/>
            <w:sz w:val="24"/>
            <w:szCs w:val="24"/>
          </w:rPr>
          <w:delText>。</w:delText>
        </w:r>
      </w:del>
      <w:del w:id="145" w:author="Jim Xie (RD-AS)" w:date="2024-11-06T09:51:00Z">
        <w:r w:rsidR="00226AB9" w:rsidRPr="00D46738" w:rsidDel="00D46738">
          <w:rPr>
            <w:rFonts w:ascii="Times New Roman" w:eastAsia="宋体" w:hAnsi="Times New Roman"/>
            <w:sz w:val="24"/>
            <w:szCs w:val="24"/>
          </w:rPr>
          <w:delText>第二，</w:delText>
        </w:r>
      </w:del>
      <w:r w:rsidR="00226AB9" w:rsidRPr="00D46738">
        <w:rPr>
          <w:rFonts w:ascii="Times New Roman" w:eastAsia="宋体" w:hAnsi="Times New Roman"/>
          <w:sz w:val="24"/>
          <w:szCs w:val="24"/>
        </w:rPr>
        <w:t>提升了模型</w:t>
      </w:r>
      <w:ins w:id="146" w:author="Jim Xie (RD-AS)" w:date="2024-11-06T09:56:00Z">
        <w:r w:rsidR="00953FCD">
          <w:rPr>
            <w:rFonts w:ascii="Times New Roman" w:eastAsia="宋体" w:hAnsi="Times New Roman" w:hint="eastAsia"/>
            <w:sz w:val="24"/>
            <w:szCs w:val="24"/>
          </w:rPr>
          <w:t>鲁棒性。</w:t>
        </w:r>
      </w:ins>
    </w:p>
    <w:p w14:paraId="64228C4D" w14:textId="77777777" w:rsidR="00734A2E" w:rsidRPr="00D46738" w:rsidRDefault="00953FCD">
      <w:pPr>
        <w:numPr>
          <w:ilvl w:val="0"/>
          <w:numId w:val="6"/>
        </w:numPr>
        <w:spacing w:line="360" w:lineRule="auto"/>
        <w:rPr>
          <w:rFonts w:ascii="Times New Roman" w:eastAsia="宋体" w:hAnsi="Times New Roman"/>
          <w:sz w:val="24"/>
          <w:szCs w:val="24"/>
          <w:rPrChange w:id="147" w:author="Jim Xie (RD-AS)" w:date="2024-11-06T09:54:00Z">
            <w:rPr>
              <w:rFonts w:ascii="Times New Roman" w:eastAsia="宋体" w:hAnsi="Times New Roman"/>
              <w:b/>
              <w:bCs/>
            </w:rPr>
          </w:rPrChange>
        </w:rPr>
        <w:pPrChange w:id="148" w:author="Jim Xie (RD-AS)" w:date="2024-11-06T09:54:00Z">
          <w:pPr>
            <w:spacing w:line="360" w:lineRule="auto"/>
            <w:ind w:firstLineChars="200" w:firstLine="480"/>
          </w:pPr>
        </w:pPrChange>
      </w:pPr>
      <w:ins w:id="149" w:author="Jim Xie (RD-AS)" w:date="2024-11-06T09:56:00Z">
        <w:r>
          <w:rPr>
            <w:rFonts w:ascii="Times New Roman" w:eastAsia="宋体" w:hAnsi="Times New Roman" w:hint="eastAsia"/>
            <w:sz w:val="24"/>
            <w:szCs w:val="24"/>
          </w:rPr>
          <w:t>实验表明，</w:t>
        </w:r>
      </w:ins>
      <w:del w:id="150" w:author="Jim Xie (RD-AS)" w:date="2024-11-06T09:56:00Z">
        <w:r w:rsidR="00226AB9" w:rsidRPr="00D46738" w:rsidDel="00953FCD">
          <w:rPr>
            <w:rFonts w:ascii="Times New Roman" w:eastAsia="宋体" w:hAnsi="Times New Roman"/>
            <w:sz w:val="24"/>
            <w:szCs w:val="24"/>
          </w:rPr>
          <w:delText>对复杂攻击类型的识别精度和泛化能力</w:delText>
        </w:r>
      </w:del>
      <w:del w:id="151" w:author="Jim Xie (RD-AS)" w:date="2024-11-06T09:54:00Z">
        <w:r w:rsidR="0041205C" w:rsidRPr="00D46738" w:rsidDel="00D46738">
          <w:rPr>
            <w:rFonts w:ascii="Times New Roman" w:eastAsia="宋体" w:hAnsi="Times New Roman"/>
            <w:sz w:val="24"/>
            <w:szCs w:val="24"/>
          </w:rPr>
          <w:delText>，</w:delText>
        </w:r>
      </w:del>
      <w:r w:rsidR="0041205C" w:rsidRPr="00D46738">
        <w:rPr>
          <w:rFonts w:ascii="Times New Roman" w:eastAsia="宋体" w:hAnsi="Times New Roman"/>
          <w:sz w:val="24"/>
          <w:szCs w:val="24"/>
        </w:rPr>
        <w:t>在</w:t>
      </w:r>
      <w:r w:rsidR="0041205C" w:rsidRPr="00D46738">
        <w:rPr>
          <w:rFonts w:ascii="Times New Roman" w:eastAsia="宋体" w:hAnsi="Times New Roman"/>
          <w:sz w:val="24"/>
          <w:szCs w:val="24"/>
        </w:rPr>
        <w:t>Edge-IIoTset</w:t>
      </w:r>
      <w:r w:rsidR="0041205C" w:rsidRPr="00D46738">
        <w:rPr>
          <w:rFonts w:ascii="Times New Roman" w:eastAsia="宋体" w:hAnsi="Times New Roman"/>
          <w:sz w:val="24"/>
          <w:szCs w:val="24"/>
        </w:rPr>
        <w:t>数据集</w:t>
      </w:r>
      <w:r w:rsidR="00BF3F00" w:rsidRPr="00D46738">
        <w:rPr>
          <w:rFonts w:ascii="Times New Roman" w:eastAsia="宋体" w:hAnsi="Times New Roman"/>
          <w:sz w:val="24"/>
          <w:szCs w:val="24"/>
        </w:rPr>
        <w:fldChar w:fldCharType="begin"/>
      </w:r>
      <w:r w:rsidR="00BF3F00" w:rsidRPr="00D46738">
        <w:rPr>
          <w:rFonts w:ascii="Times New Roman" w:eastAsia="宋体" w:hAnsi="Times New Roman"/>
          <w:sz w:val="24"/>
          <w:szCs w:val="24"/>
        </w:rPr>
        <w:instrText xml:space="preserve"> REF _Ref179392942 \r \h </w:instrText>
      </w:r>
      <w:r w:rsidR="001403FA" w:rsidRPr="00D46738">
        <w:rPr>
          <w:rFonts w:ascii="Times New Roman" w:eastAsia="宋体" w:hAnsi="Times New Roman"/>
          <w:sz w:val="24"/>
          <w:szCs w:val="24"/>
        </w:rPr>
        <w:instrText xml:space="preserve"> \* MERGEFORMAT </w:instrText>
      </w:r>
      <w:r w:rsidR="00BF3F00" w:rsidRPr="00D46738">
        <w:rPr>
          <w:rFonts w:ascii="Times New Roman" w:eastAsia="宋体" w:hAnsi="Times New Roman"/>
          <w:sz w:val="24"/>
          <w:szCs w:val="24"/>
        </w:rPr>
      </w:r>
      <w:r w:rsidR="00BF3F00" w:rsidRPr="00D46738">
        <w:rPr>
          <w:rFonts w:ascii="Times New Roman" w:eastAsia="宋体" w:hAnsi="Times New Roman"/>
          <w:sz w:val="24"/>
          <w:szCs w:val="24"/>
        </w:rPr>
        <w:fldChar w:fldCharType="separate"/>
      </w:r>
      <w:r w:rsidR="000B33FA" w:rsidRPr="00D46738">
        <w:rPr>
          <w:rFonts w:ascii="Times New Roman" w:eastAsia="宋体" w:hAnsi="Times New Roman"/>
          <w:sz w:val="24"/>
          <w:szCs w:val="24"/>
        </w:rPr>
        <w:t>[5]</w:t>
      </w:r>
      <w:r w:rsidR="00BF3F00" w:rsidRPr="00D46738">
        <w:rPr>
          <w:rFonts w:ascii="Times New Roman" w:eastAsia="宋体" w:hAnsi="Times New Roman"/>
          <w:sz w:val="24"/>
          <w:szCs w:val="24"/>
        </w:rPr>
        <w:fldChar w:fldCharType="end"/>
      </w:r>
      <w:r w:rsidR="0041205C" w:rsidRPr="00D46738">
        <w:rPr>
          <w:rFonts w:ascii="Times New Roman" w:eastAsia="宋体" w:hAnsi="Times New Roman"/>
          <w:sz w:val="24"/>
          <w:szCs w:val="24"/>
        </w:rPr>
        <w:t>上</w:t>
      </w:r>
      <w:r w:rsidR="00734A2E" w:rsidRPr="00D46738">
        <w:rPr>
          <w:rFonts w:ascii="Times New Roman" w:eastAsia="宋体" w:hAnsi="Times New Roman" w:hint="eastAsia"/>
          <w:sz w:val="24"/>
          <w:szCs w:val="24"/>
        </w:rPr>
        <w:t>，</w:t>
      </w:r>
      <w:r w:rsidR="00734A2E" w:rsidRPr="00D46738">
        <w:rPr>
          <w:rFonts w:ascii="Times New Roman" w:eastAsia="宋体" w:hAnsi="Times New Roman"/>
          <w:sz w:val="24"/>
          <w:szCs w:val="24"/>
        </w:rPr>
        <w:t>采用</w:t>
      </w:r>
      <w:r w:rsidR="00734A2E" w:rsidRPr="00D46738">
        <w:rPr>
          <w:rFonts w:ascii="Times New Roman" w:eastAsia="宋体" w:hAnsi="Times New Roman"/>
          <w:sz w:val="24"/>
          <w:szCs w:val="24"/>
        </w:rPr>
        <w:t>SSPE</w:t>
      </w:r>
      <w:ins w:id="152" w:author="Jim Xie (RD-AS)" w:date="2024-11-06T10:11:00Z">
        <w:r w:rsidR="00995F64">
          <w:rPr>
            <w:rFonts w:ascii="Times New Roman" w:eastAsia="宋体" w:hAnsi="Times New Roman" w:hint="eastAsia"/>
            <w:sz w:val="24"/>
            <w:szCs w:val="24"/>
          </w:rPr>
          <w:t>方法训练</w:t>
        </w:r>
      </w:ins>
      <w:del w:id="153" w:author="Jim Xie (RD-AS)" w:date="2024-11-06T10:11:00Z">
        <w:r w:rsidR="00734A2E" w:rsidRPr="00D46738" w:rsidDel="00995F64">
          <w:rPr>
            <w:rFonts w:ascii="Times New Roman" w:eastAsia="宋体" w:hAnsi="Times New Roman"/>
            <w:sz w:val="24"/>
            <w:szCs w:val="24"/>
          </w:rPr>
          <w:delText>特征</w:delText>
        </w:r>
      </w:del>
      <w:r w:rsidR="00734A2E" w:rsidRPr="00D46738">
        <w:rPr>
          <w:rFonts w:ascii="Times New Roman" w:eastAsia="宋体" w:hAnsi="Times New Roman"/>
          <w:sz w:val="24"/>
          <w:szCs w:val="24"/>
        </w:rPr>
        <w:t>的</w:t>
      </w:r>
      <w:ins w:id="154" w:author="Jim Xie (RD-AS)" w:date="2024-11-06T10:18:00Z">
        <w:r w:rsidR="00D83566">
          <w:rPr>
            <w:rFonts w:ascii="Times New Roman" w:eastAsia="宋体" w:hAnsi="Times New Roman" w:hint="eastAsia"/>
            <w:sz w:val="24"/>
            <w:szCs w:val="24"/>
          </w:rPr>
          <w:t>模型</w:t>
        </w:r>
      </w:ins>
      <w:ins w:id="155" w:author="Jim Xie (RD-AS)" w:date="2024-11-06T10:19:00Z">
        <w:r w:rsidR="00D83566">
          <w:rPr>
            <w:rFonts w:ascii="Times New Roman" w:eastAsia="宋体" w:hAnsi="Times New Roman" w:hint="eastAsia"/>
            <w:sz w:val="24"/>
            <w:szCs w:val="24"/>
          </w:rPr>
          <w:t>有更好的鲁棒性，如</w:t>
        </w:r>
      </w:ins>
      <w:r w:rsidR="00734A2E" w:rsidRPr="00D46738">
        <w:rPr>
          <w:rFonts w:ascii="Times New Roman" w:eastAsia="宋体" w:hAnsi="Times New Roman" w:hint="eastAsia"/>
          <w:sz w:val="24"/>
          <w:szCs w:val="24"/>
        </w:rPr>
        <w:t>X</w:t>
      </w:r>
      <w:r w:rsidR="00734A2E" w:rsidRPr="00D46738">
        <w:rPr>
          <w:rFonts w:ascii="Times New Roman" w:eastAsia="宋体" w:hAnsi="Times New Roman"/>
          <w:sz w:val="24"/>
          <w:szCs w:val="24"/>
        </w:rPr>
        <w:t>GBoost</w:t>
      </w:r>
      <w:r w:rsidR="00734A2E" w:rsidRPr="00D46738">
        <w:rPr>
          <w:rFonts w:ascii="Times New Roman" w:eastAsia="宋体" w:hAnsi="Times New Roman"/>
          <w:sz w:val="24"/>
          <w:szCs w:val="24"/>
        </w:rPr>
        <w:t>模型在二分类任务中的</w:t>
      </w:r>
      <w:r w:rsidR="00734A2E" w:rsidRPr="00D46738">
        <w:rPr>
          <w:rFonts w:ascii="Times New Roman" w:eastAsia="宋体" w:hAnsi="Times New Roman" w:hint="eastAsia"/>
          <w:sz w:val="24"/>
          <w:szCs w:val="24"/>
        </w:rPr>
        <w:t>准确率</w:t>
      </w:r>
      <w:r w:rsidR="00734A2E" w:rsidRPr="00D46738">
        <w:rPr>
          <w:rFonts w:ascii="Times New Roman" w:eastAsia="宋体" w:hAnsi="Times New Roman"/>
          <w:sz w:val="24"/>
          <w:szCs w:val="24"/>
        </w:rPr>
        <w:t>达到</w:t>
      </w:r>
      <w:r w:rsidR="00734A2E" w:rsidRPr="00D46738">
        <w:rPr>
          <w:rFonts w:ascii="Times New Roman" w:eastAsia="宋体" w:hAnsi="Times New Roman"/>
          <w:sz w:val="24"/>
          <w:szCs w:val="24"/>
        </w:rPr>
        <w:t>96.3%</w:t>
      </w:r>
      <w:r w:rsidR="00734A2E" w:rsidRPr="00D46738">
        <w:rPr>
          <w:rFonts w:ascii="Times New Roman" w:eastAsia="宋体" w:hAnsi="Times New Roman"/>
          <w:sz w:val="24"/>
          <w:szCs w:val="24"/>
        </w:rPr>
        <w:t>，</w:t>
      </w:r>
      <w:del w:id="156" w:author="Jim Xie (RD-AS)" w:date="2024-11-06T10:11:00Z">
        <w:r w:rsidR="00734A2E" w:rsidRPr="00D46738" w:rsidDel="00995F64">
          <w:rPr>
            <w:rFonts w:ascii="Times New Roman" w:eastAsia="宋体" w:hAnsi="Times New Roman"/>
            <w:sz w:val="24"/>
            <w:szCs w:val="24"/>
          </w:rPr>
          <w:delText>相</w:delText>
        </w:r>
      </w:del>
      <w:r w:rsidR="00734A2E" w:rsidRPr="00D46738">
        <w:rPr>
          <w:rFonts w:ascii="Times New Roman" w:eastAsia="宋体" w:hAnsi="Times New Roman"/>
          <w:sz w:val="24"/>
          <w:szCs w:val="24"/>
        </w:rPr>
        <w:t>比传统方法提升了</w:t>
      </w:r>
      <w:r w:rsidR="00734A2E" w:rsidRPr="00D46738">
        <w:rPr>
          <w:rFonts w:ascii="Times New Roman" w:eastAsia="宋体" w:hAnsi="Times New Roman" w:hint="eastAsia"/>
          <w:sz w:val="24"/>
          <w:szCs w:val="24"/>
        </w:rPr>
        <w:t>4.8</w:t>
      </w:r>
      <w:r w:rsidR="00734A2E" w:rsidRPr="00D46738">
        <w:rPr>
          <w:rFonts w:ascii="Times New Roman" w:eastAsia="宋体" w:hAnsi="Times New Roman"/>
          <w:sz w:val="24"/>
          <w:szCs w:val="24"/>
        </w:rPr>
        <w:t>%</w:t>
      </w:r>
      <w:r w:rsidR="00734A2E" w:rsidRPr="00D46738">
        <w:rPr>
          <w:rFonts w:ascii="Times New Roman" w:eastAsia="宋体" w:hAnsi="Times New Roman" w:hint="eastAsia"/>
          <w:sz w:val="24"/>
          <w:szCs w:val="24"/>
        </w:rPr>
        <w:t>，并且</w:t>
      </w:r>
      <w:r w:rsidR="00734A2E" w:rsidRPr="00D46738">
        <w:rPr>
          <w:rFonts w:ascii="Times New Roman" w:eastAsia="宋体" w:hAnsi="Times New Roman"/>
          <w:sz w:val="24"/>
          <w:szCs w:val="24"/>
        </w:rPr>
        <w:t>在</w:t>
      </w:r>
      <w:r w:rsidR="00734A2E" w:rsidRPr="00D46738">
        <w:rPr>
          <w:rFonts w:ascii="Times New Roman" w:eastAsia="宋体" w:hAnsi="Times New Roman"/>
          <w:sz w:val="24"/>
          <w:szCs w:val="24"/>
        </w:rPr>
        <w:t>90%</w:t>
      </w:r>
      <w:r w:rsidR="00734A2E" w:rsidRPr="00D46738">
        <w:rPr>
          <w:rFonts w:ascii="Times New Roman" w:eastAsia="宋体" w:hAnsi="Times New Roman"/>
          <w:sz w:val="24"/>
          <w:szCs w:val="24"/>
        </w:rPr>
        <w:t>噪声比例下仍保持了</w:t>
      </w:r>
      <w:r w:rsidR="00734A2E" w:rsidRPr="00D46738">
        <w:rPr>
          <w:rFonts w:ascii="Times New Roman" w:eastAsia="宋体" w:hAnsi="Times New Roman" w:hint="eastAsia"/>
          <w:sz w:val="24"/>
          <w:szCs w:val="24"/>
        </w:rPr>
        <w:t>84%</w:t>
      </w:r>
      <w:r w:rsidR="00734A2E" w:rsidRPr="00D46738">
        <w:rPr>
          <w:rFonts w:ascii="Times New Roman" w:eastAsia="宋体" w:hAnsi="Times New Roman"/>
          <w:sz w:val="24"/>
          <w:szCs w:val="24"/>
        </w:rPr>
        <w:t>的准确</w:t>
      </w:r>
      <w:r w:rsidR="00734A2E" w:rsidRPr="00D46738">
        <w:rPr>
          <w:rFonts w:ascii="Times New Roman" w:eastAsia="宋体" w:hAnsi="Times New Roman" w:hint="eastAsia"/>
          <w:sz w:val="24"/>
          <w:szCs w:val="24"/>
        </w:rPr>
        <w:t>率</w:t>
      </w:r>
      <w:r w:rsidR="00734A2E" w:rsidRPr="00D46738">
        <w:rPr>
          <w:rFonts w:ascii="Times New Roman" w:eastAsia="宋体" w:hAnsi="Times New Roman"/>
          <w:sz w:val="24"/>
          <w:szCs w:val="24"/>
        </w:rPr>
        <w:t>，显著优于基准方法。</w:t>
      </w:r>
    </w:p>
    <w:p w14:paraId="1C6D4F53" w14:textId="77777777" w:rsidR="00DE60A0" w:rsidRPr="00734A2E" w:rsidDel="003E7A9B" w:rsidRDefault="00DE60A0" w:rsidP="002E37DA">
      <w:pPr>
        <w:spacing w:line="360" w:lineRule="auto"/>
        <w:ind w:left="210" w:right="210" w:firstLine="420"/>
        <w:rPr>
          <w:del w:id="157" w:author="Jim Xie (RD-AS)" w:date="2024-11-06T10:09:00Z"/>
          <w:rFonts w:ascii="Times New Roman" w:eastAsia="宋体" w:hAnsi="Times New Roman"/>
          <w:sz w:val="24"/>
          <w:szCs w:val="24"/>
        </w:rPr>
      </w:pPr>
    </w:p>
    <w:p w14:paraId="2888E577" w14:textId="77777777" w:rsidR="00226AB9" w:rsidRPr="001403FA" w:rsidRDefault="00226AB9" w:rsidP="0041205C">
      <w:pPr>
        <w:spacing w:line="360" w:lineRule="auto"/>
        <w:rPr>
          <w:rFonts w:ascii="Times New Roman" w:eastAsia="宋体" w:hAnsi="Times New Roman"/>
          <w:sz w:val="24"/>
          <w:szCs w:val="24"/>
        </w:rPr>
      </w:pPr>
    </w:p>
    <w:p w14:paraId="26D7D68E" w14:textId="77777777" w:rsidR="0041205C" w:rsidRDefault="0041205C" w:rsidP="0041205C">
      <w:pPr>
        <w:pStyle w:val="a9"/>
        <w:numPr>
          <w:ilvl w:val="0"/>
          <w:numId w:val="2"/>
        </w:numPr>
        <w:spacing w:line="360" w:lineRule="auto"/>
        <w:rPr>
          <w:ins w:id="158" w:author="Jim Xie (RD-AS)" w:date="2024-11-06T10:39:00Z"/>
          <w:rFonts w:ascii="Times New Roman" w:eastAsia="宋体" w:hAnsi="Times New Roman"/>
          <w:b/>
          <w:bCs/>
          <w:sz w:val="24"/>
          <w:szCs w:val="24"/>
        </w:rPr>
      </w:pPr>
      <w:del w:id="159" w:author="Jim Xie (RD-AS)" w:date="2024-11-06T20:04:00Z">
        <w:r w:rsidRPr="001403FA" w:rsidDel="005923B8">
          <w:rPr>
            <w:rFonts w:ascii="Times New Roman" w:eastAsia="宋体" w:hAnsi="Times New Roman"/>
            <w:b/>
            <w:bCs/>
            <w:sz w:val="24"/>
            <w:szCs w:val="24"/>
          </w:rPr>
          <w:delText>相关</w:delText>
        </w:r>
      </w:del>
      <w:r w:rsidRPr="001403FA">
        <w:rPr>
          <w:rFonts w:ascii="Times New Roman" w:eastAsia="宋体" w:hAnsi="Times New Roman"/>
          <w:b/>
          <w:bCs/>
          <w:sz w:val="24"/>
          <w:szCs w:val="24"/>
        </w:rPr>
        <w:t>文献综述</w:t>
      </w:r>
    </w:p>
    <w:p w14:paraId="414ED4A3" w14:textId="77777777" w:rsidR="009A0328" w:rsidRPr="009A0328" w:rsidRDefault="009A0328">
      <w:pPr>
        <w:spacing w:line="360" w:lineRule="auto"/>
        <w:ind w:firstLine="420"/>
        <w:rPr>
          <w:ins w:id="160" w:author="Jim Xie (RD-AS)" w:date="2024-11-06T10:39:00Z"/>
          <w:rFonts w:ascii="Times New Roman" w:eastAsia="宋体" w:hAnsi="Times New Roman"/>
          <w:sz w:val="24"/>
          <w:szCs w:val="24"/>
          <w:rPrChange w:id="161" w:author="Jim Xie (RD-AS)" w:date="2024-11-06T10:40:00Z">
            <w:rPr>
              <w:ins w:id="162" w:author="Jim Xie (RD-AS)" w:date="2024-11-06T10:39:00Z"/>
              <w:rFonts w:ascii="宋体" w:eastAsia="宋体" w:hAnsi="宋体" w:cs="宋体"/>
              <w:kern w:val="0"/>
              <w:sz w:val="24"/>
              <w:szCs w:val="24"/>
            </w:rPr>
          </w:rPrChange>
        </w:rPr>
        <w:pPrChange w:id="163" w:author="Jim Xie (RD-AS)" w:date="2024-11-06T10:40:00Z">
          <w:pPr>
            <w:widowControl/>
            <w:numPr>
              <w:numId w:val="2"/>
            </w:numPr>
            <w:spacing w:before="100" w:beforeAutospacing="1" w:after="100" w:afterAutospacing="1"/>
            <w:ind w:left="440" w:hanging="440"/>
            <w:jc w:val="left"/>
          </w:pPr>
        </w:pPrChange>
      </w:pPr>
      <w:ins w:id="164" w:author="Jim Xie (RD-AS)" w:date="2024-11-06T10:39:00Z">
        <w:r w:rsidRPr="009A0328">
          <w:rPr>
            <w:rFonts w:ascii="Times New Roman" w:eastAsia="宋体" w:hAnsi="Times New Roman"/>
            <w:sz w:val="24"/>
            <w:szCs w:val="24"/>
            <w:rPrChange w:id="165" w:author="Jim Xie (RD-AS)" w:date="2024-11-06T10:40:00Z">
              <w:rPr>
                <w:rFonts w:ascii="宋体" w:eastAsia="宋体" w:hAnsi="宋体" w:cs="宋体"/>
                <w:kern w:val="0"/>
                <w:sz w:val="24"/>
                <w:szCs w:val="24"/>
              </w:rPr>
            </w:rPrChange>
          </w:rPr>
          <w:t>在早期研究中，</w:t>
        </w:r>
        <w:r w:rsidRPr="009A0328">
          <w:rPr>
            <w:rFonts w:ascii="Times New Roman" w:eastAsia="宋体" w:hAnsi="Times New Roman"/>
            <w:sz w:val="24"/>
            <w:szCs w:val="24"/>
            <w:rPrChange w:id="166" w:author="Jim Xie (RD-AS)" w:date="2024-11-06T10:40:00Z">
              <w:rPr>
                <w:rFonts w:ascii="宋体" w:eastAsia="宋体" w:hAnsi="宋体" w:cs="宋体"/>
                <w:kern w:val="0"/>
                <w:sz w:val="24"/>
                <w:szCs w:val="24"/>
              </w:rPr>
            </w:rPrChange>
          </w:rPr>
          <w:t>Gupta</w:t>
        </w:r>
        <w:r w:rsidRPr="009A0328">
          <w:rPr>
            <w:rFonts w:ascii="Times New Roman" w:eastAsia="宋体" w:hAnsi="Times New Roman"/>
            <w:sz w:val="24"/>
            <w:szCs w:val="24"/>
            <w:rPrChange w:id="167" w:author="Jim Xie (RD-AS)" w:date="2024-11-06T10:40:00Z">
              <w:rPr>
                <w:rFonts w:ascii="宋体" w:eastAsia="宋体" w:hAnsi="宋体" w:cs="宋体"/>
                <w:kern w:val="0"/>
                <w:sz w:val="24"/>
                <w:szCs w:val="24"/>
              </w:rPr>
            </w:rPrChange>
          </w:rPr>
          <w:t>等人</w:t>
        </w:r>
      </w:ins>
      <w:ins w:id="168" w:author="Jim Xie (RD-AS)" w:date="2024-11-06T10:42:00Z">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_Ref179395537 \r \h </w:instrText>
        </w:r>
        <w:r w:rsidR="004A4B24">
          <w:rPr>
            <w:rFonts w:ascii="Times New Roman" w:eastAsia="宋体" w:hAnsi="Times New Roman"/>
            <w:sz w:val="24"/>
            <w:szCs w:val="24"/>
          </w:rPr>
          <w:instrText xml:space="preserve"> \* MERGEFORMAT </w:instrText>
        </w:r>
      </w:ins>
      <w:r w:rsidR="004A4B24" w:rsidRPr="001403FA">
        <w:rPr>
          <w:rFonts w:ascii="Times New Roman" w:eastAsia="宋体" w:hAnsi="Times New Roman"/>
          <w:sz w:val="24"/>
          <w:szCs w:val="24"/>
        </w:rPr>
      </w:r>
      <w:ins w:id="169" w:author="Jim Xie (RD-AS)" w:date="2024-11-06T10:42:00Z">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[6]</w:t>
        </w:r>
        <w:r w:rsidR="004A4B24" w:rsidRPr="001403FA">
          <w:rPr>
            <w:rFonts w:ascii="Times New Roman" w:eastAsia="宋体" w:hAnsi="Times New Roman"/>
            <w:sz w:val="24"/>
            <w:szCs w:val="24"/>
          </w:rPr>
          <w:fldChar w:fldCharType="end"/>
        </w:r>
      </w:ins>
      <w:ins w:id="170" w:author="Jim Xie (RD-AS)" w:date="2024-11-06T10:39:00Z">
        <w:r w:rsidRPr="009A0328">
          <w:rPr>
            <w:rFonts w:ascii="Times New Roman" w:eastAsia="宋体" w:hAnsi="Times New Roman"/>
            <w:sz w:val="24"/>
            <w:szCs w:val="24"/>
            <w:rPrChange w:id="171" w:author="Jim Xie (RD-AS)" w:date="2024-11-06T10:40:00Z">
              <w:rPr>
                <w:rFonts w:ascii="宋体" w:eastAsia="宋体" w:hAnsi="宋体" w:cs="宋体"/>
                <w:kern w:val="0"/>
                <w:sz w:val="24"/>
                <w:szCs w:val="24"/>
              </w:rPr>
            </w:rPrChange>
          </w:rPr>
          <w:t>提出了一种基于树分类器的网络入侵检测模型，专注于物联网中的安全问题，并验证了该方法在物联网环境下的有效性。</w:t>
        </w:r>
        <w:r w:rsidRPr="009A0328">
          <w:rPr>
            <w:rFonts w:ascii="Times New Roman" w:eastAsia="宋体" w:hAnsi="Times New Roman"/>
            <w:sz w:val="24"/>
            <w:szCs w:val="24"/>
            <w:rPrChange w:id="172" w:author="Jim Xie (RD-AS)" w:date="2024-11-06T10:40:00Z">
              <w:rPr>
                <w:rFonts w:ascii="宋体" w:eastAsia="宋体" w:hAnsi="宋体" w:cs="宋体"/>
                <w:kern w:val="0"/>
                <w:sz w:val="24"/>
                <w:szCs w:val="24"/>
              </w:rPr>
            </w:rPrChange>
          </w:rPr>
          <w:t>Ma</w:t>
        </w:r>
        <w:r w:rsidRPr="009A0328">
          <w:rPr>
            <w:rFonts w:ascii="Times New Roman" w:eastAsia="宋体" w:hAnsi="Times New Roman"/>
            <w:sz w:val="24"/>
            <w:szCs w:val="24"/>
            <w:rPrChange w:id="173" w:author="Jim Xie (RD-AS)" w:date="2024-11-06T10:40:00Z">
              <w:rPr>
                <w:rFonts w:ascii="宋体" w:eastAsia="宋体" w:hAnsi="宋体" w:cs="宋体"/>
                <w:kern w:val="0"/>
                <w:sz w:val="24"/>
                <w:szCs w:val="24"/>
              </w:rPr>
            </w:rPrChange>
          </w:rPr>
          <w:t>等人</w:t>
        </w:r>
      </w:ins>
      <w:ins w:id="174" w:author="Jim Xie (RD-AS)" w:date="2024-11-06T10:43:00Z">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_Ref179396185 \r \h </w:instrText>
        </w:r>
        <w:r w:rsidR="004A4B24">
          <w:rPr>
            <w:rFonts w:ascii="Times New Roman" w:eastAsia="宋体" w:hAnsi="Times New Roman"/>
            <w:sz w:val="24"/>
            <w:szCs w:val="24"/>
          </w:rPr>
          <w:instrText xml:space="preserve"> \* MERGEFORMAT </w:instrText>
        </w:r>
      </w:ins>
      <w:r w:rsidR="004A4B24" w:rsidRPr="001403FA">
        <w:rPr>
          <w:rFonts w:ascii="Times New Roman" w:eastAsia="宋体" w:hAnsi="Times New Roman"/>
          <w:sz w:val="24"/>
          <w:szCs w:val="24"/>
        </w:rPr>
      </w:r>
      <w:ins w:id="175" w:author="Jim Xie (RD-AS)" w:date="2024-11-06T10:43:00Z">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[7]</w:t>
        </w:r>
        <w:r w:rsidR="004A4B24" w:rsidRPr="001403FA">
          <w:rPr>
            <w:rFonts w:ascii="Times New Roman" w:eastAsia="宋体" w:hAnsi="Times New Roman"/>
            <w:sz w:val="24"/>
            <w:szCs w:val="24"/>
          </w:rPr>
          <w:fldChar w:fldCharType="end"/>
        </w:r>
      </w:ins>
      <w:ins w:id="176" w:author="Jim Xie (RD-AS)" w:date="2024-11-06T10:39:00Z">
        <w:r w:rsidRPr="009A0328">
          <w:rPr>
            <w:rFonts w:ascii="Times New Roman" w:eastAsia="宋体" w:hAnsi="Times New Roman"/>
            <w:sz w:val="24"/>
            <w:szCs w:val="24"/>
            <w:rPrChange w:id="177" w:author="Jim Xie (RD-AS)" w:date="2024-11-06T10:40:00Z">
              <w:rPr>
                <w:rFonts w:ascii="宋体" w:eastAsia="宋体" w:hAnsi="宋体" w:cs="宋体"/>
                <w:kern w:val="0"/>
                <w:sz w:val="24"/>
                <w:szCs w:val="24"/>
              </w:rPr>
            </w:rPrChange>
          </w:rPr>
          <w:t>结合支持向量机与聚类方法，通过对流量特征进行分类，提高了在复杂网络环境中检测异常的能力。基于特征选择的机器学习方法依照预设规则选取对流量重要性较高的特征，形成最优特征子集，从而降低数据维度和计算成本。接着，通过机器学习算法训练分类器，实现检测和分类的目的。</w:t>
        </w:r>
      </w:ins>
    </w:p>
    <w:p w14:paraId="08403CE5" w14:textId="77777777" w:rsidR="009A0328" w:rsidRPr="009A0328" w:rsidRDefault="009A0328">
      <w:pPr>
        <w:spacing w:line="360" w:lineRule="auto"/>
        <w:ind w:firstLine="420"/>
        <w:rPr>
          <w:ins w:id="178" w:author="Jim Xie (RD-AS)" w:date="2024-11-06T10:39:00Z"/>
          <w:rFonts w:ascii="Times New Roman" w:eastAsia="宋体" w:hAnsi="Times New Roman"/>
          <w:sz w:val="24"/>
          <w:szCs w:val="24"/>
          <w:rPrChange w:id="179" w:author="Jim Xie (RD-AS)" w:date="2024-11-06T10:40:00Z">
            <w:rPr>
              <w:ins w:id="180" w:author="Jim Xie (RD-AS)" w:date="2024-11-06T10:39:00Z"/>
              <w:rFonts w:ascii="宋体" w:eastAsia="宋体" w:hAnsi="宋体" w:cs="宋体"/>
              <w:kern w:val="0"/>
              <w:sz w:val="24"/>
              <w:szCs w:val="24"/>
            </w:rPr>
          </w:rPrChange>
        </w:rPr>
        <w:pPrChange w:id="181" w:author="Jim Xie (RD-AS)" w:date="2024-11-06T10:40:00Z">
          <w:pPr>
            <w:widowControl/>
            <w:numPr>
              <w:numId w:val="2"/>
            </w:numPr>
            <w:spacing w:before="100" w:beforeAutospacing="1" w:after="100" w:afterAutospacing="1"/>
            <w:ind w:left="440" w:hanging="440"/>
            <w:jc w:val="left"/>
          </w:pPr>
        </w:pPrChange>
      </w:pPr>
      <w:ins w:id="182" w:author="Jim Xie (RD-AS)" w:date="2024-11-06T10:39:00Z">
        <w:r w:rsidRPr="009A0328">
          <w:rPr>
            <w:rFonts w:ascii="Times New Roman" w:eastAsia="宋体" w:hAnsi="Times New Roman"/>
            <w:sz w:val="24"/>
            <w:szCs w:val="24"/>
            <w:rPrChange w:id="183" w:author="Jim Xie (RD-AS)" w:date="2024-11-06T10:40:00Z">
              <w:rPr>
                <w:rFonts w:ascii="宋体" w:eastAsia="宋体" w:hAnsi="宋体" w:cs="宋体"/>
                <w:kern w:val="0"/>
                <w:sz w:val="24"/>
                <w:szCs w:val="24"/>
              </w:rPr>
            </w:rPrChange>
          </w:rPr>
          <w:t>然而，传统的机器学习方法往往忽略特征之间的相互关系，仅选择与网络流量最相关的部分特征。由于网络数据流量庞大且结构复杂，机器学习方法的处理能力有限，导致误报和漏报情况较为严重。随着攻击类型的复杂化，传统机器学习方法在处理高维数据和多样化攻击模式时表现出一定的局限性，在应对新兴的</w:t>
        </w:r>
        <w:r w:rsidRPr="009A0328">
          <w:rPr>
            <w:rFonts w:ascii="Times New Roman" w:eastAsia="宋体" w:hAnsi="Times New Roman"/>
            <w:sz w:val="24"/>
            <w:szCs w:val="24"/>
            <w:rPrChange w:id="184" w:author="Jim Xie (RD-AS)" w:date="2024-11-06T10:40:00Z">
              <w:rPr>
                <w:rFonts w:ascii="宋体" w:eastAsia="宋体" w:hAnsi="宋体" w:cs="宋体"/>
                <w:kern w:val="0"/>
                <w:sz w:val="24"/>
                <w:szCs w:val="24"/>
              </w:rPr>
            </w:rPrChange>
          </w:rPr>
          <w:lastRenderedPageBreak/>
          <w:t>复杂网络环境时其表现力逐渐不足，难以取得稳定的检测效果</w:t>
        </w:r>
      </w:ins>
      <w:ins w:id="185" w:author="Jim Xie (RD-AS)" w:date="2024-11-06T10:43:00Z">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_Ref179403488 \r \h </w:instrText>
        </w:r>
        <w:r w:rsidR="004A4B24">
          <w:rPr>
            <w:rFonts w:ascii="Times New Roman" w:eastAsia="宋体" w:hAnsi="Times New Roman"/>
            <w:sz w:val="24"/>
            <w:szCs w:val="24"/>
          </w:rPr>
          <w:instrText xml:space="preserve"> \* MERGEFORMAT </w:instrText>
        </w:r>
      </w:ins>
      <w:r w:rsidR="004A4B24" w:rsidRPr="001403FA">
        <w:rPr>
          <w:rFonts w:ascii="Times New Roman" w:eastAsia="宋体" w:hAnsi="Times New Roman"/>
          <w:sz w:val="24"/>
          <w:szCs w:val="24"/>
        </w:rPr>
      </w:r>
      <w:ins w:id="186" w:author="Jim Xie (RD-AS)" w:date="2024-11-06T10:43:00Z">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[8]</w:t>
        </w:r>
        <w:r w:rsidR="004A4B24" w:rsidRPr="001403FA">
          <w:rPr>
            <w:rFonts w:ascii="Times New Roman" w:eastAsia="宋体" w:hAnsi="Times New Roman"/>
            <w:sz w:val="24"/>
            <w:szCs w:val="24"/>
          </w:rPr>
          <w:fldChar w:fldCharType="end"/>
        </w:r>
      </w:ins>
      <w:ins w:id="187" w:author="Jim Xie (RD-AS)" w:date="2024-11-06T10:39:00Z">
        <w:r w:rsidRPr="009A0328">
          <w:rPr>
            <w:rFonts w:ascii="Times New Roman" w:eastAsia="宋体" w:hAnsi="Times New Roman"/>
            <w:sz w:val="24"/>
            <w:szCs w:val="24"/>
            <w:rPrChange w:id="188" w:author="Jim Xie (RD-AS)" w:date="2024-11-06T10:40:00Z">
              <w:rPr>
                <w:rFonts w:ascii="宋体" w:eastAsia="宋体" w:hAnsi="宋体" w:cs="宋体"/>
                <w:kern w:val="0"/>
                <w:sz w:val="24"/>
                <w:szCs w:val="24"/>
              </w:rPr>
            </w:rPrChange>
          </w:rPr>
          <w:t>。</w:t>
        </w:r>
      </w:ins>
    </w:p>
    <w:p w14:paraId="236CE234" w14:textId="77777777" w:rsidR="0088417B" w:rsidRPr="00F6414A" w:rsidRDefault="0088417B">
      <w:pPr>
        <w:spacing w:line="360" w:lineRule="auto"/>
        <w:ind w:firstLineChars="200" w:firstLine="480"/>
        <w:rPr>
          <w:ins w:id="189" w:author="Jim Xie (RD-AS)" w:date="2024-11-06T10:45:00Z"/>
          <w:rFonts w:ascii="Times New Roman" w:eastAsia="宋体" w:hAnsi="Times New Roman"/>
          <w:sz w:val="24"/>
          <w:szCs w:val="24"/>
          <w:rPrChange w:id="190" w:author="Jim Xie (RD-AS)" w:date="2024-11-06T10:49:00Z">
            <w:rPr>
              <w:ins w:id="191" w:author="Jim Xie (RD-AS)" w:date="2024-11-06T10:45:00Z"/>
              <w:rFonts w:ascii="宋体" w:eastAsia="宋体" w:hAnsi="宋体" w:cs="宋体"/>
              <w:kern w:val="0"/>
              <w:sz w:val="24"/>
              <w:szCs w:val="24"/>
            </w:rPr>
          </w:rPrChange>
        </w:rPr>
        <w:pPrChange w:id="192" w:author="Jim Xie (RD-AS)" w:date="2024-11-06T10:49:00Z">
          <w:pPr>
            <w:widowControl/>
            <w:spacing w:before="100" w:beforeAutospacing="1" w:after="100" w:afterAutospacing="1"/>
            <w:jc w:val="left"/>
          </w:pPr>
        </w:pPrChange>
      </w:pPr>
      <w:ins w:id="193" w:author="Jim Xie (RD-AS)" w:date="2024-11-06T10:45:00Z">
        <w:r w:rsidRPr="00F6414A">
          <w:rPr>
            <w:rFonts w:ascii="Times New Roman" w:eastAsia="宋体" w:hAnsi="Times New Roman"/>
            <w:sz w:val="24"/>
            <w:szCs w:val="24"/>
            <w:rPrChange w:id="194" w:author="Jim Xie (RD-AS)" w:date="2024-11-06T10:49:00Z">
              <w:rPr>
                <w:rFonts w:ascii="宋体" w:eastAsia="宋体" w:hAnsi="宋体" w:cs="宋体"/>
                <w:kern w:val="0"/>
                <w:sz w:val="24"/>
                <w:szCs w:val="24"/>
              </w:rPr>
            </w:rPrChange>
          </w:rPr>
          <w:t>目前，深度学习方法逐渐成为网络流量分析的主流手段。</w:t>
        </w:r>
        <w:r w:rsidRPr="00F6414A">
          <w:rPr>
            <w:rFonts w:ascii="Times New Roman" w:eastAsia="宋体" w:hAnsi="Times New Roman"/>
            <w:sz w:val="24"/>
            <w:szCs w:val="24"/>
            <w:rPrChange w:id="195" w:author="Jim Xie (RD-AS)" w:date="2024-11-06T10:49:00Z">
              <w:rPr>
                <w:rFonts w:ascii="宋体" w:eastAsia="宋体" w:hAnsi="宋体" w:cs="宋体"/>
                <w:kern w:val="0"/>
                <w:sz w:val="24"/>
                <w:szCs w:val="24"/>
              </w:rPr>
            </w:rPrChange>
          </w:rPr>
          <w:t>Wang</w:t>
        </w:r>
        <w:r w:rsidRPr="00F6414A">
          <w:rPr>
            <w:rFonts w:ascii="Times New Roman" w:eastAsia="宋体" w:hAnsi="Times New Roman"/>
            <w:sz w:val="24"/>
            <w:szCs w:val="24"/>
            <w:rPrChange w:id="196" w:author="Jim Xie (RD-AS)" w:date="2024-11-06T10:49:00Z">
              <w:rPr>
                <w:rFonts w:ascii="宋体" w:eastAsia="宋体" w:hAnsi="宋体" w:cs="宋体"/>
                <w:kern w:val="0"/>
                <w:sz w:val="24"/>
                <w:szCs w:val="24"/>
              </w:rPr>
            </w:rPrChange>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_Ref179404069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197" w:author="Jim Xie (RD-AS)" w:date="2024-11-06T10:45:00Z">
        <w:r w:rsidRPr="001403FA">
          <w:rPr>
            <w:rFonts w:ascii="Times New Roman" w:eastAsia="宋体" w:hAnsi="Times New Roman"/>
            <w:sz w:val="24"/>
            <w:szCs w:val="24"/>
          </w:rPr>
          <w:fldChar w:fldCharType="separate"/>
        </w:r>
        <w:r>
          <w:rPr>
            <w:rFonts w:ascii="Times New Roman" w:eastAsia="宋体" w:hAnsi="Times New Roman"/>
            <w:sz w:val="24"/>
            <w:szCs w:val="24"/>
          </w:rPr>
          <w:t>[9]</w:t>
        </w:r>
        <w:r w:rsidRPr="001403FA">
          <w:rPr>
            <w:rFonts w:ascii="Times New Roman" w:eastAsia="宋体" w:hAnsi="Times New Roman"/>
            <w:sz w:val="24"/>
            <w:szCs w:val="24"/>
          </w:rPr>
          <w:fldChar w:fldCharType="end"/>
        </w:r>
        <w:r w:rsidRPr="00F6414A">
          <w:rPr>
            <w:rFonts w:ascii="Times New Roman" w:eastAsia="宋体" w:hAnsi="Times New Roman"/>
            <w:sz w:val="24"/>
            <w:szCs w:val="24"/>
            <w:rPrChange w:id="198" w:author="Jim Xie (RD-AS)" w:date="2024-11-06T10:49:00Z">
              <w:rPr>
                <w:rFonts w:ascii="宋体" w:eastAsia="宋体" w:hAnsi="宋体" w:cs="宋体"/>
                <w:kern w:val="0"/>
                <w:sz w:val="24"/>
                <w:szCs w:val="24"/>
              </w:rPr>
            </w:rPrChange>
          </w:rPr>
          <w:t>提出了一种结合生成对抗网络（</w:t>
        </w:r>
        <w:r w:rsidRPr="00F6414A">
          <w:rPr>
            <w:rFonts w:ascii="Times New Roman" w:eastAsia="宋体" w:hAnsi="Times New Roman"/>
            <w:sz w:val="24"/>
            <w:szCs w:val="24"/>
            <w:rPrChange w:id="199" w:author="Jim Xie (RD-AS)" w:date="2024-11-06T10:49:00Z">
              <w:rPr>
                <w:rFonts w:ascii="宋体" w:eastAsia="宋体" w:hAnsi="宋体" w:cs="宋体"/>
                <w:kern w:val="0"/>
                <w:sz w:val="24"/>
                <w:szCs w:val="24"/>
              </w:rPr>
            </w:rPrChange>
          </w:rPr>
          <w:t>Generative Adversarial Network, GAN</w:t>
        </w:r>
        <w:r w:rsidRPr="00F6414A">
          <w:rPr>
            <w:rFonts w:ascii="Times New Roman" w:eastAsia="宋体" w:hAnsi="Times New Roman"/>
            <w:sz w:val="24"/>
            <w:szCs w:val="24"/>
            <w:rPrChange w:id="200" w:author="Jim Xie (RD-AS)" w:date="2024-11-06T10:49:00Z">
              <w:rPr>
                <w:rFonts w:ascii="宋体" w:eastAsia="宋体" w:hAnsi="宋体" w:cs="宋体"/>
                <w:kern w:val="0"/>
                <w:sz w:val="24"/>
                <w:szCs w:val="24"/>
              </w:rPr>
            </w:rPrChange>
          </w:rPr>
          <w:t>）与</w:t>
        </w:r>
        <w:r w:rsidRPr="00F6414A">
          <w:rPr>
            <w:rFonts w:ascii="Times New Roman" w:eastAsia="宋体" w:hAnsi="Times New Roman"/>
            <w:sz w:val="24"/>
            <w:szCs w:val="24"/>
            <w:rPrChange w:id="201" w:author="Jim Xie (RD-AS)" w:date="2024-11-06T10:49:00Z">
              <w:rPr>
                <w:rFonts w:ascii="宋体" w:eastAsia="宋体" w:hAnsi="宋体" w:cs="宋体"/>
                <w:kern w:val="0"/>
                <w:sz w:val="24"/>
                <w:szCs w:val="24"/>
              </w:rPr>
            </w:rPrChange>
          </w:rPr>
          <w:t>Transformer</w:t>
        </w:r>
        <w:r w:rsidRPr="00F6414A">
          <w:rPr>
            <w:rFonts w:ascii="Times New Roman" w:eastAsia="宋体" w:hAnsi="Times New Roman"/>
            <w:sz w:val="24"/>
            <w:szCs w:val="24"/>
            <w:rPrChange w:id="202" w:author="Jim Xie (RD-AS)" w:date="2024-11-06T10:49:00Z">
              <w:rPr>
                <w:rFonts w:ascii="宋体" w:eastAsia="宋体" w:hAnsi="宋体" w:cs="宋体"/>
                <w:kern w:val="0"/>
                <w:sz w:val="24"/>
                <w:szCs w:val="24"/>
              </w:rPr>
            </w:rPrChange>
          </w:rPr>
          <w:t>的模型，以提高对复杂网络流量中恶意行为的识别精度。</w:t>
        </w:r>
        <w:r w:rsidRPr="00F6414A">
          <w:rPr>
            <w:rFonts w:ascii="Times New Roman" w:eastAsia="宋体" w:hAnsi="Times New Roman"/>
            <w:sz w:val="24"/>
            <w:szCs w:val="24"/>
            <w:rPrChange w:id="203" w:author="Jim Xie (RD-AS)" w:date="2024-11-06T10:49:00Z">
              <w:rPr>
                <w:rFonts w:ascii="宋体" w:eastAsia="宋体" w:hAnsi="宋体" w:cs="宋体"/>
                <w:kern w:val="0"/>
                <w:sz w:val="24"/>
                <w:szCs w:val="24"/>
              </w:rPr>
            </w:rPrChange>
          </w:rPr>
          <w:t>Jung</w:t>
        </w:r>
        <w:r w:rsidRPr="00F6414A">
          <w:rPr>
            <w:rFonts w:ascii="Times New Roman" w:eastAsia="宋体" w:hAnsi="Times New Roman"/>
            <w:sz w:val="24"/>
            <w:szCs w:val="24"/>
            <w:rPrChange w:id="204" w:author="Jim Xie (RD-AS)" w:date="2024-11-06T10:49:00Z">
              <w:rPr>
                <w:rFonts w:ascii="宋体" w:eastAsia="宋体" w:hAnsi="宋体" w:cs="宋体"/>
                <w:kern w:val="0"/>
                <w:sz w:val="24"/>
                <w:szCs w:val="24"/>
              </w:rPr>
            </w:rPrChange>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_Ref179404683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05" w:author="Jim Xie (RD-AS)" w:date="2024-11-06T10:45:00Z">
        <w:r w:rsidRPr="001403FA">
          <w:rPr>
            <w:rFonts w:ascii="Times New Roman" w:eastAsia="宋体" w:hAnsi="Times New Roman"/>
            <w:sz w:val="24"/>
            <w:szCs w:val="24"/>
          </w:rPr>
          <w:fldChar w:fldCharType="separate"/>
        </w:r>
        <w:r>
          <w:rPr>
            <w:rFonts w:ascii="Times New Roman" w:eastAsia="宋体" w:hAnsi="Times New Roman"/>
            <w:sz w:val="24"/>
            <w:szCs w:val="24"/>
          </w:rPr>
          <w:t>[10]</w:t>
        </w:r>
        <w:r w:rsidRPr="001403FA">
          <w:rPr>
            <w:rFonts w:ascii="Times New Roman" w:eastAsia="宋体" w:hAnsi="Times New Roman"/>
            <w:sz w:val="24"/>
            <w:szCs w:val="24"/>
          </w:rPr>
          <w:fldChar w:fldCharType="end"/>
        </w:r>
        <w:r w:rsidRPr="00F6414A">
          <w:rPr>
            <w:rFonts w:ascii="Times New Roman" w:eastAsia="宋体" w:hAnsi="Times New Roman"/>
            <w:sz w:val="24"/>
            <w:szCs w:val="24"/>
            <w:rPrChange w:id="206" w:author="Jim Xie (RD-AS)" w:date="2024-11-06T10:49:00Z">
              <w:rPr>
                <w:rFonts w:ascii="宋体" w:eastAsia="宋体" w:hAnsi="宋体" w:cs="宋体"/>
                <w:kern w:val="0"/>
                <w:sz w:val="24"/>
                <w:szCs w:val="24"/>
              </w:rPr>
            </w:rPrChange>
          </w:rPr>
          <w:t>则基于深度学习方法，使用自编码器（</w:t>
        </w:r>
        <w:r w:rsidRPr="00F6414A">
          <w:rPr>
            <w:rFonts w:ascii="Times New Roman" w:eastAsia="宋体" w:hAnsi="Times New Roman"/>
            <w:sz w:val="24"/>
            <w:szCs w:val="24"/>
            <w:rPrChange w:id="207" w:author="Jim Xie (RD-AS)" w:date="2024-11-06T10:49:00Z">
              <w:rPr>
                <w:rFonts w:ascii="宋体" w:eastAsia="宋体" w:hAnsi="宋体" w:cs="宋体"/>
                <w:kern w:val="0"/>
                <w:sz w:val="24"/>
                <w:szCs w:val="24"/>
              </w:rPr>
            </w:rPrChange>
          </w:rPr>
          <w:t>Autoencoder</w:t>
        </w:r>
        <w:r w:rsidRPr="00F6414A">
          <w:rPr>
            <w:rFonts w:ascii="Times New Roman" w:eastAsia="宋体" w:hAnsi="Times New Roman"/>
            <w:sz w:val="24"/>
            <w:szCs w:val="24"/>
            <w:rPrChange w:id="208" w:author="Jim Xie (RD-AS)" w:date="2024-11-06T10:49:00Z">
              <w:rPr>
                <w:rFonts w:ascii="宋体" w:eastAsia="宋体" w:hAnsi="宋体" w:cs="宋体"/>
                <w:kern w:val="0"/>
                <w:sz w:val="24"/>
                <w:szCs w:val="24"/>
              </w:rPr>
            </w:rPrChange>
          </w:rPr>
          <w:t>）来捕捉数据中的连续与非连续模式，并通过重构误差检测异常行为，从而能够有效处理大规模网络流量。</w:t>
        </w:r>
        <w:r w:rsidRPr="00F6414A">
          <w:rPr>
            <w:rFonts w:ascii="Times New Roman" w:eastAsia="宋体" w:hAnsi="Times New Roman"/>
            <w:sz w:val="24"/>
            <w:szCs w:val="24"/>
            <w:rPrChange w:id="209" w:author="Jim Xie (RD-AS)" w:date="2024-11-06T10:49:00Z">
              <w:rPr>
                <w:rFonts w:ascii="宋体" w:eastAsia="宋体" w:hAnsi="宋体" w:cs="宋体"/>
                <w:kern w:val="0"/>
                <w:sz w:val="24"/>
                <w:szCs w:val="24"/>
              </w:rPr>
            </w:rPrChange>
          </w:rPr>
          <w:t>Zamanzadeh</w:t>
        </w:r>
        <w:r w:rsidRPr="00F6414A">
          <w:rPr>
            <w:rFonts w:ascii="Times New Roman" w:eastAsia="宋体" w:hAnsi="Times New Roman"/>
            <w:sz w:val="24"/>
            <w:szCs w:val="24"/>
            <w:rPrChange w:id="210" w:author="Jim Xie (RD-AS)" w:date="2024-11-06T10:49:00Z">
              <w:rPr>
                <w:rFonts w:ascii="宋体" w:eastAsia="宋体" w:hAnsi="宋体" w:cs="宋体"/>
                <w:kern w:val="0"/>
                <w:sz w:val="24"/>
                <w:szCs w:val="24"/>
              </w:rPr>
            </w:rPrChange>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_Ref179409177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11" w:author="Jim Xie (RD-AS)" w:date="2024-11-06T10:45:00Z">
        <w:r w:rsidRPr="001403FA">
          <w:rPr>
            <w:rFonts w:ascii="Times New Roman" w:eastAsia="宋体" w:hAnsi="Times New Roman"/>
            <w:sz w:val="24"/>
            <w:szCs w:val="24"/>
          </w:rPr>
          <w:fldChar w:fldCharType="separate"/>
        </w:r>
        <w:r>
          <w:rPr>
            <w:rFonts w:ascii="Times New Roman" w:eastAsia="宋体" w:hAnsi="Times New Roman"/>
            <w:sz w:val="24"/>
            <w:szCs w:val="24"/>
          </w:rPr>
          <w:t>[11]</w:t>
        </w:r>
        <w:r w:rsidRPr="001403FA">
          <w:rPr>
            <w:rFonts w:ascii="Times New Roman" w:eastAsia="宋体" w:hAnsi="Times New Roman"/>
            <w:sz w:val="24"/>
            <w:szCs w:val="24"/>
          </w:rPr>
          <w:fldChar w:fldCharType="end"/>
        </w:r>
        <w:r w:rsidRPr="00F6414A">
          <w:rPr>
            <w:rFonts w:ascii="Times New Roman" w:eastAsia="宋体" w:hAnsi="Times New Roman"/>
            <w:sz w:val="24"/>
            <w:szCs w:val="24"/>
            <w:rPrChange w:id="212" w:author="Jim Xie (RD-AS)" w:date="2024-11-06T10:49:00Z">
              <w:rPr>
                <w:rFonts w:ascii="宋体" w:eastAsia="宋体" w:hAnsi="宋体" w:cs="宋体"/>
                <w:kern w:val="0"/>
                <w:sz w:val="24"/>
                <w:szCs w:val="24"/>
              </w:rPr>
            </w:rPrChange>
          </w:rPr>
          <w:t>指出，深度学习方法通过捕捉时间和空间特征，有效识别复杂的时间序列异常，显著提升了异常检测的准确性与鲁棒性。</w:t>
        </w:r>
      </w:ins>
    </w:p>
    <w:p w14:paraId="232EA388" w14:textId="77777777" w:rsidR="0088417B" w:rsidRPr="00F6414A" w:rsidRDefault="0088417B">
      <w:pPr>
        <w:spacing w:line="360" w:lineRule="auto"/>
        <w:ind w:firstLineChars="200" w:firstLine="480"/>
        <w:rPr>
          <w:ins w:id="213" w:author="Jim Xie (RD-AS)" w:date="2024-11-06T10:48:00Z"/>
          <w:rFonts w:ascii="Times New Roman" w:eastAsia="宋体" w:hAnsi="Times New Roman"/>
          <w:sz w:val="24"/>
          <w:szCs w:val="24"/>
          <w:rPrChange w:id="214" w:author="Jim Xie (RD-AS)" w:date="2024-11-06T10:49:00Z">
            <w:rPr>
              <w:ins w:id="215" w:author="Jim Xie (RD-AS)" w:date="2024-11-06T10:48:00Z"/>
              <w:rFonts w:ascii="宋体" w:eastAsia="宋体" w:hAnsi="宋体" w:cs="宋体"/>
              <w:kern w:val="0"/>
              <w:sz w:val="24"/>
              <w:szCs w:val="24"/>
            </w:rPr>
          </w:rPrChange>
        </w:rPr>
        <w:pPrChange w:id="216" w:author="Jim Xie (RD-AS)" w:date="2024-11-06T10:49:00Z">
          <w:pPr>
            <w:widowControl/>
            <w:spacing w:before="100" w:beforeAutospacing="1" w:after="100" w:afterAutospacing="1"/>
            <w:jc w:val="left"/>
          </w:pPr>
        </w:pPrChange>
      </w:pPr>
      <w:ins w:id="217" w:author="Jim Xie (RD-AS)" w:date="2024-11-06T10:45:00Z">
        <w:r w:rsidRPr="00F6414A">
          <w:rPr>
            <w:rFonts w:ascii="Times New Roman" w:eastAsia="宋体" w:hAnsi="Times New Roman"/>
            <w:sz w:val="24"/>
            <w:szCs w:val="24"/>
            <w:rPrChange w:id="218" w:author="Jim Xie (RD-AS)" w:date="2024-11-06T10:49:00Z">
              <w:rPr>
                <w:rFonts w:ascii="宋体" w:eastAsia="宋体" w:hAnsi="宋体" w:cs="宋体"/>
                <w:kern w:val="0"/>
                <w:sz w:val="24"/>
                <w:szCs w:val="24"/>
              </w:rPr>
            </w:rPrChange>
          </w:rPr>
          <w:t>此外，</w:t>
        </w:r>
        <w:r w:rsidRPr="00F6414A">
          <w:rPr>
            <w:rFonts w:ascii="Times New Roman" w:eastAsia="宋体" w:hAnsi="Times New Roman"/>
            <w:sz w:val="24"/>
            <w:szCs w:val="24"/>
            <w:rPrChange w:id="219" w:author="Jim Xie (RD-AS)" w:date="2024-11-06T10:49:00Z">
              <w:rPr>
                <w:rFonts w:ascii="宋体" w:eastAsia="宋体" w:hAnsi="宋体" w:cs="宋体"/>
                <w:kern w:val="0"/>
                <w:sz w:val="24"/>
                <w:szCs w:val="24"/>
              </w:rPr>
            </w:rPrChange>
          </w:rPr>
          <w:t>Feng</w:t>
        </w:r>
        <w:r w:rsidRPr="00F6414A">
          <w:rPr>
            <w:rFonts w:ascii="Times New Roman" w:eastAsia="宋体" w:hAnsi="Times New Roman"/>
            <w:sz w:val="24"/>
            <w:szCs w:val="24"/>
            <w:rPrChange w:id="220" w:author="Jim Xie (RD-AS)" w:date="2024-11-06T10:49:00Z">
              <w:rPr>
                <w:rFonts w:ascii="宋体" w:eastAsia="宋体" w:hAnsi="宋体" w:cs="宋体"/>
                <w:kern w:val="0"/>
                <w:sz w:val="24"/>
                <w:szCs w:val="24"/>
              </w:rPr>
            </w:rPrChange>
          </w:rPr>
          <w:t>等人</w:t>
        </w:r>
      </w:ins>
      <w:ins w:id="221" w:author="Jim Xie (RD-AS)" w:date="2024-11-06T10:46: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_Ref179414050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22" w:author="Jim Xie (RD-AS)" w:date="2024-11-06T10:46:00Z">
        <w:r w:rsidRPr="001403FA">
          <w:rPr>
            <w:rFonts w:ascii="Times New Roman" w:eastAsia="宋体" w:hAnsi="Times New Roman"/>
            <w:sz w:val="24"/>
            <w:szCs w:val="24"/>
          </w:rPr>
          <w:fldChar w:fldCharType="separate"/>
        </w:r>
        <w:r>
          <w:rPr>
            <w:rFonts w:ascii="Times New Roman" w:eastAsia="宋体" w:hAnsi="Times New Roman"/>
            <w:sz w:val="24"/>
            <w:szCs w:val="24"/>
          </w:rPr>
          <w:t>[12]</w:t>
        </w:r>
        <w:r w:rsidRPr="001403FA">
          <w:rPr>
            <w:rFonts w:ascii="Times New Roman" w:eastAsia="宋体" w:hAnsi="Times New Roman"/>
            <w:sz w:val="24"/>
            <w:szCs w:val="24"/>
          </w:rPr>
          <w:fldChar w:fldCharType="end"/>
        </w:r>
      </w:ins>
      <w:ins w:id="223" w:author="Jim Xie (RD-AS)" w:date="2024-11-06T10:45:00Z">
        <w:r w:rsidRPr="00F6414A">
          <w:rPr>
            <w:rFonts w:ascii="Times New Roman" w:eastAsia="宋体" w:hAnsi="Times New Roman"/>
            <w:sz w:val="24"/>
            <w:szCs w:val="24"/>
            <w:rPrChange w:id="224" w:author="Jim Xie (RD-AS)" w:date="2024-11-06T10:49:00Z">
              <w:rPr>
                <w:rFonts w:ascii="宋体" w:eastAsia="宋体" w:hAnsi="宋体" w:cs="宋体"/>
                <w:kern w:val="0"/>
                <w:sz w:val="24"/>
                <w:szCs w:val="24"/>
              </w:rPr>
            </w:rPrChange>
          </w:rPr>
          <w:t>通过卷积神经网络（</w:t>
        </w:r>
        <w:r w:rsidRPr="00F6414A">
          <w:rPr>
            <w:rFonts w:ascii="Times New Roman" w:eastAsia="宋体" w:hAnsi="Times New Roman"/>
            <w:sz w:val="24"/>
            <w:szCs w:val="24"/>
            <w:rPrChange w:id="225" w:author="Jim Xie (RD-AS)" w:date="2024-11-06T10:49:00Z">
              <w:rPr>
                <w:rFonts w:ascii="宋体" w:eastAsia="宋体" w:hAnsi="宋体" w:cs="宋体"/>
                <w:kern w:val="0"/>
                <w:sz w:val="24"/>
                <w:szCs w:val="24"/>
              </w:rPr>
            </w:rPrChange>
          </w:rPr>
          <w:t>Convolutional Neural Network, CNN</w:t>
        </w:r>
        <w:r w:rsidRPr="00F6414A">
          <w:rPr>
            <w:rFonts w:ascii="Times New Roman" w:eastAsia="宋体" w:hAnsi="Times New Roman"/>
            <w:sz w:val="24"/>
            <w:szCs w:val="24"/>
            <w:rPrChange w:id="226" w:author="Jim Xie (RD-AS)" w:date="2024-11-06T10:49:00Z">
              <w:rPr>
                <w:rFonts w:ascii="宋体" w:eastAsia="宋体" w:hAnsi="宋体" w:cs="宋体"/>
                <w:kern w:val="0"/>
                <w:sz w:val="24"/>
                <w:szCs w:val="24"/>
              </w:rPr>
            </w:rPrChange>
          </w:rPr>
          <w:t>）进行</w:t>
        </w:r>
        <w:r w:rsidRPr="00F6414A">
          <w:rPr>
            <w:rFonts w:ascii="Times New Roman" w:eastAsia="宋体" w:hAnsi="Times New Roman"/>
            <w:sz w:val="24"/>
            <w:szCs w:val="24"/>
            <w:rPrChange w:id="227" w:author="Jim Xie (RD-AS)" w:date="2024-11-06T10:49:00Z">
              <w:rPr>
                <w:rFonts w:ascii="宋体" w:eastAsia="宋体" w:hAnsi="宋体" w:cs="宋体"/>
                <w:kern w:val="0"/>
                <w:sz w:val="24"/>
                <w:szCs w:val="24"/>
              </w:rPr>
            </w:rPrChange>
          </w:rPr>
          <w:t>VPN</w:t>
        </w:r>
        <w:r w:rsidRPr="00F6414A">
          <w:rPr>
            <w:rFonts w:ascii="Times New Roman" w:eastAsia="宋体" w:hAnsi="Times New Roman"/>
            <w:sz w:val="24"/>
            <w:szCs w:val="24"/>
            <w:rPrChange w:id="228" w:author="Jim Xie (RD-AS)" w:date="2024-11-06T10:49:00Z">
              <w:rPr>
                <w:rFonts w:ascii="宋体" w:eastAsia="宋体" w:hAnsi="宋体" w:cs="宋体"/>
                <w:kern w:val="0"/>
                <w:sz w:val="24"/>
                <w:szCs w:val="24"/>
              </w:rPr>
            </w:rPrChange>
          </w:rPr>
          <w:t>流量分类，解决了传统方法在应对加密和伪装流量时的低效问题。通过</w:t>
        </w:r>
        <w:r w:rsidRPr="00F6414A">
          <w:rPr>
            <w:rFonts w:ascii="Times New Roman" w:eastAsia="宋体" w:hAnsi="Times New Roman"/>
            <w:sz w:val="24"/>
            <w:szCs w:val="24"/>
            <w:rPrChange w:id="229" w:author="Jim Xie (RD-AS)" w:date="2024-11-06T10:49:00Z">
              <w:rPr>
                <w:rFonts w:ascii="宋体" w:eastAsia="宋体" w:hAnsi="宋体" w:cs="宋体"/>
                <w:kern w:val="0"/>
                <w:sz w:val="24"/>
                <w:szCs w:val="24"/>
              </w:rPr>
            </w:rPrChange>
          </w:rPr>
          <w:t>CNN</w:t>
        </w:r>
        <w:r w:rsidRPr="00F6414A">
          <w:rPr>
            <w:rFonts w:ascii="Times New Roman" w:eastAsia="宋体" w:hAnsi="Times New Roman"/>
            <w:sz w:val="24"/>
            <w:szCs w:val="24"/>
            <w:rPrChange w:id="230" w:author="Jim Xie (RD-AS)" w:date="2024-11-06T10:49:00Z">
              <w:rPr>
                <w:rFonts w:ascii="宋体" w:eastAsia="宋体" w:hAnsi="宋体" w:cs="宋体"/>
                <w:kern w:val="0"/>
                <w:sz w:val="24"/>
                <w:szCs w:val="24"/>
              </w:rPr>
            </w:rPrChange>
          </w:rPr>
          <w:t>对原始流量数据进行特征提取，提升了加密网络流量的分类精度，尤其在真实网络环境中取得了更高的识别准确率。相比之下，长短期记忆网络（</w:t>
        </w:r>
        <w:r w:rsidRPr="00F6414A">
          <w:rPr>
            <w:rFonts w:ascii="Times New Roman" w:eastAsia="宋体" w:hAnsi="Times New Roman"/>
            <w:sz w:val="24"/>
            <w:szCs w:val="24"/>
            <w:rPrChange w:id="231" w:author="Jim Xie (RD-AS)" w:date="2024-11-06T10:49:00Z">
              <w:rPr>
                <w:rFonts w:ascii="宋体" w:eastAsia="宋体" w:hAnsi="宋体" w:cs="宋体"/>
                <w:kern w:val="0"/>
                <w:sz w:val="24"/>
                <w:szCs w:val="24"/>
              </w:rPr>
            </w:rPrChange>
          </w:rPr>
          <w:t>Long Short-Term Memory, LSTM</w:t>
        </w:r>
        <w:r w:rsidRPr="00F6414A">
          <w:rPr>
            <w:rFonts w:ascii="Times New Roman" w:eastAsia="宋体" w:hAnsi="Times New Roman"/>
            <w:sz w:val="24"/>
            <w:szCs w:val="24"/>
            <w:rPrChange w:id="232" w:author="Jim Xie (RD-AS)" w:date="2024-11-06T10:49:00Z">
              <w:rPr>
                <w:rFonts w:ascii="宋体" w:eastAsia="宋体" w:hAnsi="宋体" w:cs="宋体"/>
                <w:kern w:val="0"/>
                <w:sz w:val="24"/>
                <w:szCs w:val="24"/>
              </w:rPr>
            </w:rPrChange>
          </w:rPr>
          <w:t>）的显著特点在于其输出不仅依赖当前输入，还与前一时刻的输入密切相关，这使其更适合处理长距离序列数据。由于流量数据集通常具有时间特性</w:t>
        </w:r>
      </w:ins>
      <w:ins w:id="233" w:author="Jim Xie (RD-AS)" w:date="2024-11-06T10:46: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_Ref179412381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34" w:author="Jim Xie (RD-AS)" w:date="2024-11-06T10:46:00Z">
        <w:r w:rsidRPr="001403FA">
          <w:rPr>
            <w:rFonts w:ascii="Times New Roman" w:eastAsia="宋体" w:hAnsi="Times New Roman"/>
            <w:sz w:val="24"/>
            <w:szCs w:val="24"/>
          </w:rPr>
          <w:fldChar w:fldCharType="separate"/>
        </w:r>
        <w:r>
          <w:rPr>
            <w:rFonts w:ascii="Times New Roman" w:eastAsia="宋体" w:hAnsi="Times New Roman"/>
            <w:sz w:val="24"/>
            <w:szCs w:val="24"/>
          </w:rPr>
          <w:t>[13]</w:t>
        </w:r>
        <w:r w:rsidRPr="001403FA">
          <w:rPr>
            <w:rFonts w:ascii="Times New Roman" w:eastAsia="宋体" w:hAnsi="Times New Roman"/>
            <w:sz w:val="24"/>
            <w:szCs w:val="24"/>
          </w:rPr>
          <w:fldChar w:fldCharType="end"/>
        </w:r>
      </w:ins>
      <w:ins w:id="235" w:author="Jim Xie (RD-AS)" w:date="2024-11-06T10:45:00Z">
        <w:r w:rsidRPr="00F6414A">
          <w:rPr>
            <w:rFonts w:ascii="Times New Roman" w:eastAsia="宋体" w:hAnsi="Times New Roman"/>
            <w:sz w:val="24"/>
            <w:szCs w:val="24"/>
            <w:rPrChange w:id="236" w:author="Jim Xie (RD-AS)" w:date="2024-11-06T10:49:00Z">
              <w:rPr>
                <w:rFonts w:ascii="宋体" w:eastAsia="宋体" w:hAnsi="宋体" w:cs="宋体"/>
                <w:kern w:val="0"/>
                <w:sz w:val="24"/>
                <w:szCs w:val="24"/>
              </w:rPr>
            </w:rPrChange>
          </w:rPr>
          <w:t>，例如时间戳和持续时间，</w:t>
        </w:r>
        <w:r w:rsidRPr="00F6414A">
          <w:rPr>
            <w:rFonts w:ascii="Times New Roman" w:eastAsia="宋体" w:hAnsi="Times New Roman"/>
            <w:sz w:val="24"/>
            <w:szCs w:val="24"/>
            <w:rPrChange w:id="237" w:author="Jim Xie (RD-AS)" w:date="2024-11-06T10:49:00Z">
              <w:rPr>
                <w:rFonts w:ascii="宋体" w:eastAsia="宋体" w:hAnsi="宋体" w:cs="宋体"/>
                <w:kern w:val="0"/>
                <w:sz w:val="24"/>
                <w:szCs w:val="24"/>
              </w:rPr>
            </w:rPrChange>
          </w:rPr>
          <w:t>LSTM</w:t>
        </w:r>
        <w:r w:rsidRPr="00F6414A">
          <w:rPr>
            <w:rFonts w:ascii="Times New Roman" w:eastAsia="宋体" w:hAnsi="Times New Roman"/>
            <w:sz w:val="24"/>
            <w:szCs w:val="24"/>
            <w:rPrChange w:id="238" w:author="Jim Xie (RD-AS)" w:date="2024-11-06T10:49:00Z">
              <w:rPr>
                <w:rFonts w:ascii="宋体" w:eastAsia="宋体" w:hAnsi="宋体" w:cs="宋体"/>
                <w:kern w:val="0"/>
                <w:sz w:val="24"/>
                <w:szCs w:val="24"/>
              </w:rPr>
            </w:rPrChange>
          </w:rPr>
          <w:t>在流量分析任务中表现出优异的适应性。</w:t>
        </w:r>
        <w:r w:rsidRPr="00F6414A">
          <w:rPr>
            <w:rFonts w:ascii="Times New Roman" w:eastAsia="宋体" w:hAnsi="Times New Roman"/>
            <w:sz w:val="24"/>
            <w:szCs w:val="24"/>
            <w:rPrChange w:id="239" w:author="Jim Xie (RD-AS)" w:date="2024-11-06T10:49:00Z">
              <w:rPr>
                <w:rFonts w:ascii="宋体" w:eastAsia="宋体" w:hAnsi="宋体" w:cs="宋体"/>
                <w:kern w:val="0"/>
                <w:sz w:val="24"/>
                <w:szCs w:val="24"/>
              </w:rPr>
            </w:rPrChange>
          </w:rPr>
          <w:t>Bahe</w:t>
        </w:r>
        <w:r w:rsidRPr="00F6414A">
          <w:rPr>
            <w:rFonts w:ascii="Times New Roman" w:eastAsia="宋体" w:hAnsi="Times New Roman"/>
            <w:sz w:val="24"/>
            <w:szCs w:val="24"/>
            <w:rPrChange w:id="240" w:author="Jim Xie (RD-AS)" w:date="2024-11-06T10:49:00Z">
              <w:rPr>
                <w:rFonts w:ascii="宋体" w:eastAsia="宋体" w:hAnsi="宋体" w:cs="宋体"/>
                <w:kern w:val="0"/>
                <w:sz w:val="24"/>
                <w:szCs w:val="24"/>
              </w:rPr>
            </w:rPrChange>
          </w:rPr>
          <w:t>等人</w:t>
        </w:r>
      </w:ins>
      <w:ins w:id="241" w:author="Jim Xie (RD-AS)" w:date="2024-11-06T10:46: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_Ref179413975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42" w:author="Jim Xie (RD-AS)" w:date="2024-11-06T10:46:00Z">
        <w:r w:rsidRPr="001403FA">
          <w:rPr>
            <w:rFonts w:ascii="Times New Roman" w:eastAsia="宋体" w:hAnsi="Times New Roman"/>
            <w:sz w:val="24"/>
            <w:szCs w:val="24"/>
          </w:rPr>
          <w:fldChar w:fldCharType="separate"/>
        </w:r>
        <w:r>
          <w:rPr>
            <w:rFonts w:ascii="Times New Roman" w:eastAsia="宋体" w:hAnsi="Times New Roman"/>
            <w:sz w:val="24"/>
            <w:szCs w:val="24"/>
          </w:rPr>
          <w:t>[14]</w:t>
        </w:r>
        <w:r w:rsidRPr="001403FA">
          <w:rPr>
            <w:rFonts w:ascii="Times New Roman" w:eastAsia="宋体" w:hAnsi="Times New Roman"/>
            <w:sz w:val="24"/>
            <w:szCs w:val="24"/>
          </w:rPr>
          <w:fldChar w:fldCharType="end"/>
        </w:r>
      </w:ins>
      <w:ins w:id="243" w:author="Jim Xie (RD-AS)" w:date="2024-11-06T10:45:00Z">
        <w:r w:rsidRPr="00F6414A">
          <w:rPr>
            <w:rFonts w:ascii="Times New Roman" w:eastAsia="宋体" w:hAnsi="Times New Roman"/>
            <w:sz w:val="24"/>
            <w:szCs w:val="24"/>
            <w:rPrChange w:id="244" w:author="Jim Xie (RD-AS)" w:date="2024-11-06T10:49:00Z">
              <w:rPr>
                <w:rFonts w:ascii="宋体" w:eastAsia="宋体" w:hAnsi="宋体" w:cs="宋体"/>
                <w:kern w:val="0"/>
                <w:sz w:val="24"/>
                <w:szCs w:val="24"/>
              </w:rPr>
            </w:rPrChange>
          </w:rPr>
          <w:t>基于</w:t>
        </w:r>
        <w:r w:rsidRPr="00F6414A">
          <w:rPr>
            <w:rFonts w:ascii="Times New Roman" w:eastAsia="宋体" w:hAnsi="Times New Roman"/>
            <w:sz w:val="24"/>
            <w:szCs w:val="24"/>
            <w:rPrChange w:id="245" w:author="Jim Xie (RD-AS)" w:date="2024-11-06T10:49:00Z">
              <w:rPr>
                <w:rFonts w:ascii="宋体" w:eastAsia="宋体" w:hAnsi="宋体" w:cs="宋体"/>
                <w:kern w:val="0"/>
                <w:sz w:val="24"/>
                <w:szCs w:val="24"/>
              </w:rPr>
            </w:rPrChange>
          </w:rPr>
          <w:t>LSTM</w:t>
        </w:r>
        <w:r w:rsidRPr="00F6414A">
          <w:rPr>
            <w:rFonts w:ascii="Times New Roman" w:eastAsia="宋体" w:hAnsi="Times New Roman"/>
            <w:sz w:val="24"/>
            <w:szCs w:val="24"/>
            <w:rPrChange w:id="246" w:author="Jim Xie (RD-AS)" w:date="2024-11-06T10:49:00Z">
              <w:rPr>
                <w:rFonts w:ascii="宋体" w:eastAsia="宋体" w:hAnsi="宋体" w:cs="宋体"/>
                <w:kern w:val="0"/>
                <w:sz w:val="24"/>
                <w:szCs w:val="24"/>
              </w:rPr>
            </w:rPrChange>
          </w:rPr>
          <w:t>对真实网络流量数据进行时间序列预测，研究表明，</w:t>
        </w:r>
        <w:r w:rsidRPr="00F6414A">
          <w:rPr>
            <w:rFonts w:ascii="Times New Roman" w:eastAsia="宋体" w:hAnsi="Times New Roman"/>
            <w:sz w:val="24"/>
            <w:szCs w:val="24"/>
            <w:rPrChange w:id="247" w:author="Jim Xie (RD-AS)" w:date="2024-11-06T10:49:00Z">
              <w:rPr>
                <w:rFonts w:ascii="宋体" w:eastAsia="宋体" w:hAnsi="宋体" w:cs="宋体"/>
                <w:kern w:val="0"/>
                <w:sz w:val="24"/>
                <w:szCs w:val="24"/>
              </w:rPr>
            </w:rPrChange>
          </w:rPr>
          <w:t>LSTM</w:t>
        </w:r>
        <w:r w:rsidRPr="00F6414A">
          <w:rPr>
            <w:rFonts w:ascii="Times New Roman" w:eastAsia="宋体" w:hAnsi="Times New Roman"/>
            <w:sz w:val="24"/>
            <w:szCs w:val="24"/>
            <w:rPrChange w:id="248" w:author="Jim Xie (RD-AS)" w:date="2024-11-06T10:49:00Z">
              <w:rPr>
                <w:rFonts w:ascii="宋体" w:eastAsia="宋体" w:hAnsi="宋体" w:cs="宋体"/>
                <w:kern w:val="0"/>
                <w:sz w:val="24"/>
                <w:szCs w:val="24"/>
              </w:rPr>
            </w:rPrChange>
          </w:rPr>
          <w:t>在聚合流量预测中表现优异，能够更充分理解特征间的内在关联。</w:t>
        </w:r>
      </w:ins>
    </w:p>
    <w:p w14:paraId="4F446C8D" w14:textId="77777777" w:rsidR="00F6414A" w:rsidRPr="00F6414A" w:rsidRDefault="00F6414A">
      <w:pPr>
        <w:spacing w:line="360" w:lineRule="auto"/>
        <w:ind w:firstLineChars="200" w:firstLine="480"/>
        <w:rPr>
          <w:ins w:id="249" w:author="Jim Xie (RD-AS)" w:date="2024-11-06T10:48:00Z"/>
          <w:rFonts w:ascii="Times New Roman" w:eastAsia="宋体" w:hAnsi="Times New Roman"/>
          <w:sz w:val="24"/>
          <w:szCs w:val="24"/>
          <w:rPrChange w:id="250" w:author="Jim Xie (RD-AS)" w:date="2024-11-06T10:49:00Z">
            <w:rPr>
              <w:ins w:id="251" w:author="Jim Xie (RD-AS)" w:date="2024-11-06T10:48:00Z"/>
              <w:rFonts w:ascii="宋体" w:eastAsia="宋体" w:hAnsi="宋体" w:cs="宋体"/>
              <w:kern w:val="0"/>
              <w:sz w:val="24"/>
              <w:szCs w:val="24"/>
            </w:rPr>
          </w:rPrChange>
        </w:rPr>
        <w:pPrChange w:id="252" w:author="Jim Xie (RD-AS)" w:date="2024-11-06T10:49:00Z">
          <w:pPr>
            <w:widowControl/>
            <w:spacing w:before="100" w:beforeAutospacing="1" w:after="100" w:afterAutospacing="1"/>
            <w:jc w:val="left"/>
          </w:pPr>
        </w:pPrChange>
      </w:pPr>
      <w:ins w:id="253" w:author="Jim Xie (RD-AS)" w:date="2024-11-06T10:48:00Z">
        <w:r w:rsidRPr="00F6414A">
          <w:rPr>
            <w:rFonts w:ascii="Times New Roman" w:eastAsia="宋体" w:hAnsi="Times New Roman"/>
            <w:sz w:val="24"/>
            <w:szCs w:val="24"/>
            <w:rPrChange w:id="254" w:author="Jim Xie (RD-AS)" w:date="2024-11-06T10:49:00Z">
              <w:rPr>
                <w:rFonts w:ascii="宋体" w:eastAsia="宋体" w:hAnsi="宋体" w:cs="宋体"/>
                <w:kern w:val="0"/>
                <w:sz w:val="24"/>
                <w:szCs w:val="24"/>
              </w:rPr>
            </w:rPrChange>
          </w:rPr>
          <w:t>现有文献表明，传统机器学习方法和深度学习方法在网络流量异常检测中各具优势。传统方法如支持向量机和聚类技术在早期阶段取得了显著成效，但在应对高维和复杂流量时表现出一定的局限性</w:t>
        </w:r>
      </w:ins>
      <w:ins w:id="255" w:author="Jim Xie (RD-AS)" w:date="2024-11-06T10:49: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_Ref179403488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56" w:author="Jim Xie (RD-AS)" w:date="2024-11-06T10:49:00Z">
        <w:r w:rsidRPr="001403FA">
          <w:rPr>
            <w:rFonts w:ascii="Times New Roman" w:eastAsia="宋体" w:hAnsi="Times New Roman"/>
            <w:sz w:val="24"/>
            <w:szCs w:val="24"/>
          </w:rPr>
          <w:fldChar w:fldCharType="separate"/>
        </w:r>
        <w:r>
          <w:rPr>
            <w:rFonts w:ascii="Times New Roman" w:eastAsia="宋体" w:hAnsi="Times New Roman"/>
            <w:sz w:val="24"/>
            <w:szCs w:val="24"/>
          </w:rPr>
          <w:t>[8]</w:t>
        </w:r>
        <w:r w:rsidRPr="001403FA">
          <w:rPr>
            <w:rFonts w:ascii="Times New Roman" w:eastAsia="宋体" w:hAnsi="Times New Roman"/>
            <w:sz w:val="24"/>
            <w:szCs w:val="24"/>
          </w:rPr>
          <w:fldChar w:fldCharType="end"/>
        </w:r>
      </w:ins>
      <w:ins w:id="257" w:author="Jim Xie (RD-AS)" w:date="2024-11-06T10:48:00Z">
        <w:r w:rsidRPr="00F6414A">
          <w:rPr>
            <w:rFonts w:ascii="Times New Roman" w:eastAsia="宋体" w:hAnsi="Times New Roman"/>
            <w:sz w:val="24"/>
            <w:szCs w:val="24"/>
            <w:rPrChange w:id="258" w:author="Jim Xie (RD-AS)" w:date="2024-11-06T10:49:00Z">
              <w:rPr>
                <w:rFonts w:ascii="宋体" w:eastAsia="宋体" w:hAnsi="宋体" w:cs="宋体"/>
                <w:kern w:val="0"/>
                <w:sz w:val="24"/>
                <w:szCs w:val="24"/>
              </w:rPr>
            </w:rPrChange>
          </w:rPr>
          <w:t>。尽管深度学习方法在特征提取和时序建模方面表现优异，但由于其训练过程对数据量和数据质量依赖较大，在处理可能含有噪声的现实应用数据时，模型的稳定性容易受到影响</w:t>
        </w:r>
      </w:ins>
      <w:ins w:id="259" w:author="Jim Xie (RD-AS)" w:date="2024-11-06T10:50: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_Ref179410041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60" w:author="Jim Xie (RD-AS)" w:date="2024-11-06T10:50:00Z">
        <w:r w:rsidRPr="001403FA">
          <w:rPr>
            <w:rFonts w:ascii="Times New Roman" w:eastAsia="宋体" w:hAnsi="Times New Roman"/>
            <w:sz w:val="24"/>
            <w:szCs w:val="24"/>
          </w:rPr>
          <w:fldChar w:fldCharType="separate"/>
        </w:r>
        <w:r>
          <w:rPr>
            <w:rFonts w:ascii="Times New Roman" w:eastAsia="宋体" w:hAnsi="Times New Roman"/>
            <w:sz w:val="24"/>
            <w:szCs w:val="24"/>
          </w:rPr>
          <w:t>[15]</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_Ref179410042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61" w:author="Jim Xie (RD-AS)" w:date="2024-11-06T10:50:00Z">
        <w:r w:rsidRPr="001403FA">
          <w:rPr>
            <w:rFonts w:ascii="Times New Roman" w:eastAsia="宋体" w:hAnsi="Times New Roman"/>
            <w:sz w:val="24"/>
            <w:szCs w:val="24"/>
          </w:rPr>
          <w:fldChar w:fldCharType="separate"/>
        </w:r>
        <w:r>
          <w:rPr>
            <w:rFonts w:ascii="Times New Roman" w:eastAsia="宋体" w:hAnsi="Times New Roman"/>
            <w:sz w:val="24"/>
            <w:szCs w:val="24"/>
          </w:rPr>
          <w:t>[16]</w:t>
        </w:r>
        <w:r w:rsidRPr="001403FA">
          <w:rPr>
            <w:rFonts w:ascii="Times New Roman" w:eastAsia="宋体" w:hAnsi="Times New Roman"/>
            <w:sz w:val="24"/>
            <w:szCs w:val="24"/>
          </w:rPr>
          <w:fldChar w:fldCharType="end"/>
        </w:r>
      </w:ins>
      <w:ins w:id="262" w:author="Jim Xie (RD-AS)" w:date="2024-11-06T10:48:00Z">
        <w:r w:rsidRPr="00F6414A">
          <w:rPr>
            <w:rFonts w:ascii="Times New Roman" w:eastAsia="宋体" w:hAnsi="Times New Roman"/>
            <w:sz w:val="24"/>
            <w:szCs w:val="24"/>
            <w:rPrChange w:id="263" w:author="Jim Xie (RD-AS)" w:date="2024-11-06T10:49:00Z">
              <w:rPr>
                <w:rFonts w:ascii="宋体" w:eastAsia="宋体" w:hAnsi="宋体" w:cs="宋体"/>
                <w:kern w:val="0"/>
                <w:sz w:val="24"/>
                <w:szCs w:val="24"/>
              </w:rPr>
            </w:rPrChange>
          </w:rPr>
          <w:t>。</w:t>
        </w:r>
      </w:ins>
    </w:p>
    <w:p w14:paraId="0F053664" w14:textId="77777777" w:rsidR="00F6414A" w:rsidRPr="00F6414A" w:rsidRDefault="00F6414A">
      <w:pPr>
        <w:spacing w:line="360" w:lineRule="auto"/>
        <w:ind w:firstLineChars="200" w:firstLine="480"/>
        <w:rPr>
          <w:ins w:id="264" w:author="Jim Xie (RD-AS)" w:date="2024-11-06T10:45:00Z"/>
          <w:rFonts w:ascii="Times New Roman" w:eastAsia="宋体" w:hAnsi="Times New Roman"/>
          <w:sz w:val="24"/>
          <w:szCs w:val="24"/>
          <w:rPrChange w:id="265" w:author="Jim Xie (RD-AS)" w:date="2024-11-06T10:49:00Z">
            <w:rPr>
              <w:ins w:id="266" w:author="Jim Xie (RD-AS)" w:date="2024-11-06T10:45:00Z"/>
              <w:rFonts w:ascii="宋体" w:eastAsia="宋体" w:hAnsi="宋体" w:cs="宋体"/>
              <w:kern w:val="0"/>
              <w:sz w:val="24"/>
              <w:szCs w:val="24"/>
            </w:rPr>
          </w:rPrChange>
        </w:rPr>
        <w:pPrChange w:id="267" w:author="Jim Xie (RD-AS)" w:date="2024-11-06T10:49:00Z">
          <w:pPr>
            <w:widowControl/>
            <w:spacing w:before="100" w:beforeAutospacing="1" w:after="100" w:afterAutospacing="1"/>
            <w:jc w:val="left"/>
          </w:pPr>
        </w:pPrChange>
      </w:pPr>
      <w:ins w:id="268" w:author="Jim Xie (RD-AS)" w:date="2024-11-06T10:48:00Z">
        <w:r w:rsidRPr="00F6414A">
          <w:rPr>
            <w:rFonts w:ascii="Times New Roman" w:eastAsia="宋体" w:hAnsi="Times New Roman"/>
            <w:sz w:val="24"/>
            <w:szCs w:val="24"/>
            <w:rPrChange w:id="269" w:author="Jim Xie (RD-AS)" w:date="2024-11-06T10:49:00Z">
              <w:rPr>
                <w:rFonts w:ascii="宋体" w:eastAsia="宋体" w:hAnsi="宋体" w:cs="宋体"/>
                <w:kern w:val="0"/>
                <w:sz w:val="24"/>
                <w:szCs w:val="24"/>
              </w:rPr>
            </w:rPrChange>
          </w:rPr>
          <w:t>为提升模型的鲁棒性，可以结合对抗性训练和数据增强等方法</w:t>
        </w:r>
      </w:ins>
      <w:ins w:id="270" w:author="Jim Xie (RD-AS)" w:date="2024-11-06T10:50: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_Ref179411649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71" w:author="Jim Xie (RD-AS)" w:date="2024-11-06T10:50:00Z">
        <w:r w:rsidRPr="001403FA">
          <w:rPr>
            <w:rFonts w:ascii="Times New Roman" w:eastAsia="宋体" w:hAnsi="Times New Roman"/>
            <w:sz w:val="24"/>
            <w:szCs w:val="24"/>
          </w:rPr>
          <w:fldChar w:fldCharType="separate"/>
        </w:r>
        <w:r>
          <w:rPr>
            <w:rFonts w:ascii="Times New Roman" w:eastAsia="宋体" w:hAnsi="Times New Roman"/>
            <w:sz w:val="24"/>
            <w:szCs w:val="24"/>
          </w:rPr>
          <w:t>[17]</w:t>
        </w:r>
        <w:r w:rsidRPr="001403FA">
          <w:rPr>
            <w:rFonts w:ascii="Times New Roman" w:eastAsia="宋体" w:hAnsi="Times New Roman"/>
            <w:sz w:val="24"/>
            <w:szCs w:val="24"/>
          </w:rPr>
          <w:fldChar w:fldCharType="end"/>
        </w:r>
      </w:ins>
      <w:ins w:id="272" w:author="Jim Xie (RD-AS)" w:date="2024-11-06T10:48:00Z">
        <w:r w:rsidRPr="00F6414A">
          <w:rPr>
            <w:rFonts w:ascii="Times New Roman" w:eastAsia="宋体" w:hAnsi="Times New Roman"/>
            <w:sz w:val="24"/>
            <w:szCs w:val="24"/>
            <w:rPrChange w:id="273" w:author="Jim Xie (RD-AS)" w:date="2024-11-06T10:49:00Z">
              <w:rPr>
                <w:rFonts w:ascii="宋体" w:eastAsia="宋体" w:hAnsi="宋体" w:cs="宋体"/>
                <w:kern w:val="0"/>
                <w:sz w:val="24"/>
                <w:szCs w:val="24"/>
              </w:rPr>
            </w:rPrChange>
          </w:rPr>
          <w:t>，但网络流量数据集通常存在样本分布不均衡的问题，即正常样本多、异常样本少，构建均衡数据集需要较高的时间和人力成本。此外，深度学习方法对计算资源需求较高，其响应速度难以满足实时分析的要求。</w:t>
        </w:r>
      </w:ins>
    </w:p>
    <w:p w14:paraId="560453A6" w14:textId="77777777" w:rsidR="009A0328" w:rsidRPr="00714685" w:rsidDel="004A4B24" w:rsidRDefault="00714685">
      <w:pPr>
        <w:spacing w:line="360" w:lineRule="auto"/>
        <w:ind w:left="210" w:right="210" w:firstLine="420"/>
        <w:rPr>
          <w:del w:id="274" w:author="Jim Xie (RD-AS)" w:date="2024-11-06T10:44:00Z"/>
          <w:rFonts w:ascii="Times New Roman" w:eastAsia="宋体" w:hAnsi="Times New Roman"/>
          <w:sz w:val="24"/>
          <w:szCs w:val="24"/>
          <w:rPrChange w:id="275" w:author="Jim Xie (RD-AS)" w:date="2024-11-06T10:51:00Z">
            <w:rPr>
              <w:del w:id="276" w:author="Jim Xie (RD-AS)" w:date="2024-11-06T10:44:00Z"/>
              <w:rFonts w:ascii="Times New Roman" w:eastAsia="宋体" w:hAnsi="Times New Roman"/>
              <w:b/>
              <w:bCs/>
              <w:sz w:val="24"/>
              <w:szCs w:val="24"/>
            </w:rPr>
          </w:rPrChange>
        </w:rPr>
        <w:pPrChange w:id="277" w:author="Jim Xie (RD-AS)" w:date="2024-11-06T10:51:00Z">
          <w:pPr>
            <w:spacing w:line="360" w:lineRule="auto"/>
            <w:ind w:firstLine="420"/>
          </w:pPr>
        </w:pPrChange>
      </w:pPr>
      <w:ins w:id="278" w:author="Jim Xie (RD-AS)" w:date="2024-11-06T10:51:00Z">
        <w:r w:rsidRPr="00714685">
          <w:rPr>
            <w:rFonts w:ascii="Times New Roman" w:eastAsia="宋体" w:hAnsi="Times New Roman"/>
            <w:sz w:val="24"/>
            <w:szCs w:val="24"/>
            <w:rPrChange w:id="279" w:author="Jim Xie (RD-AS)" w:date="2024-11-06T10:51:00Z">
              <w:rPr/>
            </w:rPrChange>
          </w:rPr>
          <w:t>深度学习技术在捕捉复杂特征和时序依赖性方面展现了显著优势，时间序列特征对提升模型的异常流量分析能力起到了关键作用。为了更有效地捕捉异常检</w:t>
        </w:r>
        <w:r w:rsidRPr="00714685">
          <w:rPr>
            <w:rFonts w:ascii="Times New Roman" w:eastAsia="宋体" w:hAnsi="Times New Roman"/>
            <w:sz w:val="24"/>
            <w:szCs w:val="24"/>
            <w:rPrChange w:id="280" w:author="Jim Xie (RD-AS)" w:date="2024-11-06T10:51:00Z">
              <w:rPr/>
            </w:rPrChange>
          </w:rPr>
          <w:lastRenderedPageBreak/>
          <w:t>测中的时间序列特征，</w:t>
        </w:r>
        <w:r w:rsidRPr="00714685">
          <w:rPr>
            <w:rFonts w:ascii="Times New Roman" w:eastAsia="宋体" w:hAnsi="Times New Roman"/>
            <w:sz w:val="24"/>
            <w:szCs w:val="24"/>
            <w:rPrChange w:id="281" w:author="Jim Xie (RD-AS)" w:date="2024-11-06T10:51:00Z">
              <w:rPr/>
            </w:rPrChange>
          </w:rPr>
          <w:t>Tang</w:t>
        </w:r>
        <w:r w:rsidRPr="00714685">
          <w:rPr>
            <w:rFonts w:ascii="Times New Roman" w:eastAsia="宋体" w:hAnsi="Times New Roman"/>
            <w:sz w:val="24"/>
            <w:szCs w:val="24"/>
            <w:rPrChange w:id="282" w:author="Jim Xie (RD-AS)" w:date="2024-11-06T10:51:00Z">
              <w:rPr/>
            </w:rPrChange>
          </w:rPr>
          <w:t>等人</w:t>
        </w:r>
      </w:ins>
      <w:ins w:id="283" w:author="Jim Xie (RD-AS)" w:date="2024-11-06T10:52: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_Ref179407712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84" w:author="Jim Xie (RD-AS)" w:date="2024-11-06T10:52:00Z">
        <w:r w:rsidRPr="001403FA">
          <w:rPr>
            <w:rFonts w:ascii="Times New Roman" w:eastAsia="宋体" w:hAnsi="Times New Roman"/>
            <w:sz w:val="24"/>
            <w:szCs w:val="24"/>
          </w:rPr>
          <w:fldChar w:fldCharType="separate"/>
        </w:r>
        <w:r>
          <w:rPr>
            <w:rFonts w:ascii="Times New Roman" w:eastAsia="宋体" w:hAnsi="Times New Roman"/>
            <w:sz w:val="24"/>
            <w:szCs w:val="24"/>
          </w:rPr>
          <w:t>[18]</w:t>
        </w:r>
        <w:r w:rsidRPr="001403FA">
          <w:rPr>
            <w:rFonts w:ascii="Times New Roman" w:eastAsia="宋体" w:hAnsi="Times New Roman"/>
            <w:sz w:val="24"/>
            <w:szCs w:val="24"/>
          </w:rPr>
          <w:fldChar w:fldCharType="end"/>
        </w:r>
      </w:ins>
      <w:ins w:id="285" w:author="Jim Xie (RD-AS)" w:date="2024-11-06T10:51:00Z">
        <w:r w:rsidRPr="00714685">
          <w:rPr>
            <w:rFonts w:ascii="Times New Roman" w:eastAsia="宋体" w:hAnsi="Times New Roman"/>
            <w:sz w:val="24"/>
            <w:szCs w:val="24"/>
            <w:rPrChange w:id="286" w:author="Jim Xie (RD-AS)" w:date="2024-11-06T10:51:00Z">
              <w:rPr/>
            </w:rPrChange>
          </w:rPr>
          <w:t>提出了一种结合标签神经网络和长短期记忆网络的多网络异常检测架构，通过自学习业务逻辑标签优化了模型的鲁棒性和检测精度。</w:t>
        </w:r>
        <w:r w:rsidRPr="00714685">
          <w:rPr>
            <w:rFonts w:ascii="Times New Roman" w:eastAsia="宋体" w:hAnsi="Times New Roman"/>
            <w:sz w:val="24"/>
            <w:szCs w:val="24"/>
            <w:rPrChange w:id="287" w:author="Jim Xie (RD-AS)" w:date="2024-11-06T10:51:00Z">
              <w:rPr/>
            </w:rPrChange>
          </w:rPr>
          <w:t>Sørbø</w:t>
        </w:r>
        <w:r w:rsidRPr="00714685">
          <w:rPr>
            <w:rFonts w:ascii="Times New Roman" w:eastAsia="宋体" w:hAnsi="Times New Roman"/>
            <w:sz w:val="24"/>
            <w:szCs w:val="24"/>
            <w:rPrChange w:id="288" w:author="Jim Xie (RD-AS)" w:date="2024-11-06T10:51:00Z">
              <w:rPr/>
            </w:rPrChange>
          </w:rPr>
          <w:t>等人</w:t>
        </w:r>
      </w:ins>
      <w:ins w:id="289" w:author="Jim Xie (RD-AS)" w:date="2024-11-06T10:52: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_Ref179407842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90" w:author="Jim Xie (RD-AS)" w:date="2024-11-06T10:52:00Z">
        <w:r w:rsidRPr="001403FA">
          <w:rPr>
            <w:rFonts w:ascii="Times New Roman" w:eastAsia="宋体" w:hAnsi="Times New Roman"/>
            <w:sz w:val="24"/>
            <w:szCs w:val="24"/>
          </w:rPr>
          <w:fldChar w:fldCharType="separate"/>
        </w:r>
        <w:r>
          <w:rPr>
            <w:rFonts w:ascii="Times New Roman" w:eastAsia="宋体" w:hAnsi="Times New Roman"/>
            <w:sz w:val="24"/>
            <w:szCs w:val="24"/>
          </w:rPr>
          <w:t>[19]</w:t>
        </w:r>
        <w:r w:rsidRPr="001403FA">
          <w:rPr>
            <w:rFonts w:ascii="Times New Roman" w:eastAsia="宋体" w:hAnsi="Times New Roman"/>
            <w:sz w:val="24"/>
            <w:szCs w:val="24"/>
          </w:rPr>
          <w:fldChar w:fldCharType="end"/>
        </w:r>
      </w:ins>
      <w:ins w:id="291" w:author="Jim Xie (RD-AS)" w:date="2024-11-06T10:51:00Z">
        <w:r w:rsidRPr="00714685">
          <w:rPr>
            <w:rFonts w:ascii="Times New Roman" w:eastAsia="宋体" w:hAnsi="Times New Roman"/>
            <w:sz w:val="24"/>
            <w:szCs w:val="24"/>
            <w:rPrChange w:id="292" w:author="Jim Xie (RD-AS)" w:date="2024-11-06T10:51:00Z">
              <w:rPr/>
            </w:rPrChange>
          </w:rPr>
          <w:t>深入探讨了不同标签生成策略对异常检测结果的影响，强调了标签频谱生成在提升检测效果中的重要性。</w:t>
        </w:r>
        <w:r w:rsidRPr="00714685">
          <w:rPr>
            <w:rFonts w:ascii="Times New Roman" w:eastAsia="宋体" w:hAnsi="Times New Roman"/>
            <w:sz w:val="24"/>
            <w:szCs w:val="24"/>
            <w:rPrChange w:id="293" w:author="Jim Xie (RD-AS)" w:date="2024-11-06T10:51:00Z">
              <w:rPr/>
            </w:rPrChange>
          </w:rPr>
          <w:t>Pekar</w:t>
        </w:r>
        <w:r w:rsidRPr="00714685">
          <w:rPr>
            <w:rFonts w:ascii="Times New Roman" w:eastAsia="宋体" w:hAnsi="Times New Roman"/>
            <w:sz w:val="24"/>
            <w:szCs w:val="24"/>
            <w:rPrChange w:id="294" w:author="Jim Xie (RD-AS)" w:date="2024-11-06T10:51:00Z">
              <w:rPr/>
            </w:rPrChange>
          </w:rPr>
          <w:t>等人</w:t>
        </w:r>
      </w:ins>
      <w:ins w:id="295" w:author="Jim Xie (RD-AS)" w:date="2024-11-06T10:52:00Z">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_Ref179408382 \r \h </w:instrText>
        </w:r>
        <w:r>
          <w:rPr>
            <w:rFonts w:ascii="Times New Roman" w:eastAsia="宋体" w:hAnsi="Times New Roman"/>
            <w:sz w:val="24"/>
            <w:szCs w:val="24"/>
          </w:rPr>
          <w:instrText xml:space="preserve"> \* MERGEFORMAT </w:instrText>
        </w:r>
      </w:ins>
      <w:r w:rsidRPr="001403FA">
        <w:rPr>
          <w:rFonts w:ascii="Times New Roman" w:eastAsia="宋体" w:hAnsi="Times New Roman"/>
          <w:sz w:val="24"/>
          <w:szCs w:val="24"/>
        </w:rPr>
      </w:r>
      <w:ins w:id="296" w:author="Jim Xie (RD-AS)" w:date="2024-11-06T10:52:00Z">
        <w:r w:rsidRPr="001403FA">
          <w:rPr>
            <w:rFonts w:ascii="Times New Roman" w:eastAsia="宋体" w:hAnsi="Times New Roman"/>
            <w:sz w:val="24"/>
            <w:szCs w:val="24"/>
          </w:rPr>
          <w:fldChar w:fldCharType="separate"/>
        </w:r>
        <w:r>
          <w:rPr>
            <w:rFonts w:ascii="Times New Roman" w:eastAsia="宋体" w:hAnsi="Times New Roman"/>
            <w:sz w:val="24"/>
            <w:szCs w:val="24"/>
          </w:rPr>
          <w:t>[20]</w:t>
        </w:r>
        <w:r w:rsidRPr="001403FA">
          <w:rPr>
            <w:rFonts w:ascii="Times New Roman" w:eastAsia="宋体" w:hAnsi="Times New Roman"/>
            <w:sz w:val="24"/>
            <w:szCs w:val="24"/>
          </w:rPr>
          <w:fldChar w:fldCharType="end"/>
        </w:r>
      </w:ins>
      <w:ins w:id="297" w:author="Jim Xie (RD-AS)" w:date="2024-11-06T10:51:00Z">
        <w:r w:rsidRPr="00714685">
          <w:rPr>
            <w:rFonts w:ascii="Times New Roman" w:eastAsia="宋体" w:hAnsi="Times New Roman"/>
            <w:sz w:val="24"/>
            <w:szCs w:val="24"/>
            <w:rPrChange w:id="298" w:author="Jim Xie (RD-AS)" w:date="2024-11-06T10:51:00Z">
              <w:rPr/>
            </w:rPrChange>
          </w:rPr>
          <w:t>则提出了一种基于高级流标签生成的网络流量异常检测方法，通过改进数据流标记和频谱分析，使异常检测模型在面对真实世界中的动态流量时具备更强的适应能力</w:t>
        </w:r>
      </w:ins>
    </w:p>
    <w:p w14:paraId="7F09DF6B" w14:textId="77777777" w:rsidR="00D70ED3" w:rsidRPr="001403FA" w:rsidDel="004A4B24" w:rsidRDefault="00AC22A5">
      <w:pPr>
        <w:spacing w:line="360" w:lineRule="auto"/>
        <w:ind w:left="210" w:right="210" w:firstLine="420"/>
        <w:rPr>
          <w:del w:id="299" w:author="Jim Xie (RD-AS)" w:date="2024-11-06T10:44:00Z"/>
          <w:rFonts w:ascii="Times New Roman" w:eastAsia="宋体" w:hAnsi="Times New Roman"/>
          <w:sz w:val="24"/>
          <w:szCs w:val="24"/>
        </w:rPr>
        <w:pPrChange w:id="300" w:author="Jim Xie (RD-AS)" w:date="2024-11-06T10:51:00Z">
          <w:pPr>
            <w:spacing w:line="360" w:lineRule="auto"/>
            <w:ind w:firstLine="420"/>
          </w:pPr>
        </w:pPrChange>
      </w:pPr>
      <w:del w:id="301" w:author="Jim Xie (RD-AS)" w:date="2024-11-06T10:44:00Z">
        <w:r w:rsidRPr="001403FA" w:rsidDel="004A4B24">
          <w:rPr>
            <w:rFonts w:ascii="Times New Roman" w:eastAsia="宋体" w:hAnsi="Times New Roman"/>
            <w:sz w:val="24"/>
            <w:szCs w:val="24"/>
          </w:rPr>
          <w:delText>在早期的研究中，</w:delText>
        </w:r>
        <w:r w:rsidRPr="001403FA" w:rsidDel="004A4B24">
          <w:rPr>
            <w:rFonts w:ascii="Times New Roman" w:eastAsia="宋体" w:hAnsi="Times New Roman"/>
            <w:sz w:val="24"/>
            <w:szCs w:val="24"/>
          </w:rPr>
          <w:delText>Gupta</w:delText>
        </w:r>
        <w:r w:rsidRPr="001403FA" w:rsidDel="004A4B24">
          <w:rPr>
            <w:rFonts w:ascii="Times New Roman" w:eastAsia="宋体" w:hAnsi="Times New Roman"/>
            <w:sz w:val="24"/>
            <w:szCs w:val="24"/>
          </w:rPr>
          <w:delText>等</w:delText>
        </w:r>
        <w:r w:rsidR="00A8505D" w:rsidRPr="001403FA" w:rsidDel="004A4B24">
          <w:rPr>
            <w:rFonts w:ascii="Times New Roman" w:eastAsia="宋体" w:hAnsi="Times New Roman"/>
            <w:sz w:val="24"/>
            <w:szCs w:val="24"/>
          </w:rPr>
          <w:fldChar w:fldCharType="begin"/>
        </w:r>
        <w:r w:rsidR="00A8505D" w:rsidRPr="001403FA" w:rsidDel="004A4B24">
          <w:rPr>
            <w:rFonts w:ascii="Times New Roman" w:eastAsia="宋体" w:hAnsi="Times New Roman"/>
            <w:sz w:val="24"/>
            <w:szCs w:val="24"/>
          </w:rPr>
          <w:delInstrText xml:space="preserve"> REF _Ref179395537 \r \h </w:delInstrText>
        </w:r>
        <w:r w:rsidR="001403FA" w:rsidDel="004A4B24">
          <w:rPr>
            <w:rFonts w:ascii="Times New Roman" w:eastAsia="宋体" w:hAnsi="Times New Roman"/>
            <w:sz w:val="24"/>
            <w:szCs w:val="24"/>
          </w:rPr>
          <w:delInstrText xml:space="preserve"> \* MERGEFORMAT </w:delInstrText>
        </w:r>
        <w:r w:rsidR="00A8505D" w:rsidRPr="001403FA" w:rsidDel="004A4B24">
          <w:rPr>
            <w:rFonts w:ascii="Times New Roman" w:eastAsia="宋体" w:hAnsi="Times New Roman"/>
            <w:sz w:val="24"/>
            <w:szCs w:val="24"/>
          </w:rPr>
        </w:r>
        <w:r w:rsidR="00A8505D" w:rsidRPr="001403FA" w:rsidDel="004A4B24">
          <w:rPr>
            <w:rFonts w:ascii="Times New Roman" w:eastAsia="宋体" w:hAnsi="Times New Roman"/>
            <w:sz w:val="24"/>
            <w:szCs w:val="24"/>
          </w:rPr>
          <w:fldChar w:fldCharType="separate"/>
        </w:r>
        <w:r w:rsidR="000B33FA" w:rsidDel="004A4B24">
          <w:rPr>
            <w:rFonts w:ascii="Times New Roman" w:eastAsia="宋体" w:hAnsi="Times New Roman"/>
            <w:sz w:val="24"/>
            <w:szCs w:val="24"/>
          </w:rPr>
          <w:delText>[6]</w:delText>
        </w:r>
        <w:r w:rsidR="00A8505D" w:rsidRPr="001403FA" w:rsidDel="004A4B24">
          <w:rPr>
            <w:rFonts w:ascii="Times New Roman" w:eastAsia="宋体" w:hAnsi="Times New Roman"/>
            <w:sz w:val="24"/>
            <w:szCs w:val="24"/>
          </w:rPr>
          <w:fldChar w:fldCharType="end"/>
        </w:r>
        <w:r w:rsidRPr="001403FA" w:rsidDel="004A4B24">
          <w:rPr>
            <w:rFonts w:ascii="Times New Roman" w:eastAsia="宋体" w:hAnsi="Times New Roman"/>
            <w:sz w:val="24"/>
            <w:szCs w:val="24"/>
          </w:rPr>
          <w:delText>提出了一种基于树分类器的网络入侵检测模型，专注于物联网中的安全问题，验证了此方法在物联网环境下的有效性。</w:delText>
        </w:r>
        <w:r w:rsidR="00A8505D" w:rsidRPr="001403FA" w:rsidDel="004A4B24">
          <w:rPr>
            <w:rFonts w:ascii="Times New Roman" w:eastAsia="宋体" w:hAnsi="Times New Roman"/>
            <w:sz w:val="24"/>
            <w:szCs w:val="24"/>
          </w:rPr>
          <w:delText>Ma</w:delText>
        </w:r>
        <w:r w:rsidR="00A8505D" w:rsidRPr="001403FA" w:rsidDel="004A4B24">
          <w:rPr>
            <w:rFonts w:ascii="Times New Roman" w:eastAsia="宋体" w:hAnsi="Times New Roman"/>
            <w:sz w:val="24"/>
            <w:szCs w:val="24"/>
          </w:rPr>
          <w:delText>等</w:delText>
        </w:r>
        <w:r w:rsidR="009E33A2" w:rsidRPr="001403FA" w:rsidDel="004A4B24">
          <w:rPr>
            <w:rFonts w:ascii="Times New Roman" w:eastAsia="宋体" w:hAnsi="Times New Roman"/>
            <w:sz w:val="24"/>
            <w:szCs w:val="24"/>
          </w:rPr>
          <w:fldChar w:fldCharType="begin"/>
        </w:r>
        <w:r w:rsidR="009E33A2" w:rsidRPr="001403FA" w:rsidDel="004A4B24">
          <w:rPr>
            <w:rFonts w:ascii="Times New Roman" w:eastAsia="宋体" w:hAnsi="Times New Roman"/>
            <w:sz w:val="24"/>
            <w:szCs w:val="24"/>
          </w:rPr>
          <w:delInstrText xml:space="preserve"> REF _Ref179396185 \r \h </w:delInstrText>
        </w:r>
        <w:r w:rsidR="001403FA" w:rsidDel="004A4B24">
          <w:rPr>
            <w:rFonts w:ascii="Times New Roman" w:eastAsia="宋体" w:hAnsi="Times New Roman"/>
            <w:sz w:val="24"/>
            <w:szCs w:val="24"/>
          </w:rPr>
          <w:delInstrText xml:space="preserve"> \* MERGEFORMAT </w:delInstrText>
        </w:r>
        <w:r w:rsidR="009E33A2" w:rsidRPr="001403FA" w:rsidDel="004A4B24">
          <w:rPr>
            <w:rFonts w:ascii="Times New Roman" w:eastAsia="宋体" w:hAnsi="Times New Roman"/>
            <w:sz w:val="24"/>
            <w:szCs w:val="24"/>
          </w:rPr>
        </w:r>
        <w:r w:rsidR="009E33A2" w:rsidRPr="001403FA" w:rsidDel="004A4B24">
          <w:rPr>
            <w:rFonts w:ascii="Times New Roman" w:eastAsia="宋体" w:hAnsi="Times New Roman"/>
            <w:sz w:val="24"/>
            <w:szCs w:val="24"/>
          </w:rPr>
          <w:fldChar w:fldCharType="separate"/>
        </w:r>
        <w:r w:rsidR="000B33FA" w:rsidDel="004A4B24">
          <w:rPr>
            <w:rFonts w:ascii="Times New Roman" w:eastAsia="宋体" w:hAnsi="Times New Roman"/>
            <w:sz w:val="24"/>
            <w:szCs w:val="24"/>
          </w:rPr>
          <w:delText>[7]</w:delText>
        </w:r>
        <w:r w:rsidR="009E33A2" w:rsidRPr="001403FA" w:rsidDel="004A4B24">
          <w:rPr>
            <w:rFonts w:ascii="Times New Roman" w:eastAsia="宋体" w:hAnsi="Times New Roman"/>
            <w:sz w:val="24"/>
            <w:szCs w:val="24"/>
          </w:rPr>
          <w:fldChar w:fldCharType="end"/>
        </w:r>
        <w:r w:rsidR="00A8505D" w:rsidRPr="001403FA" w:rsidDel="004A4B24">
          <w:rPr>
            <w:rFonts w:ascii="Times New Roman" w:eastAsia="宋体" w:hAnsi="Times New Roman"/>
            <w:sz w:val="24"/>
            <w:szCs w:val="24"/>
          </w:rPr>
          <w:delText>结合支持向量机与聚类方法，通过对流量特征进行分类，提高了在复杂网络环境中的异常检测能力</w:delText>
        </w:r>
        <w:r w:rsidR="009E33A2"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基于特征选择的机器学习方法根据人为制订的规则</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选取与流量重要性较高的特征</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形成一个最优的特征子集</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从而降低数据维度和计算成本</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然后</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通过机器学习算法训练分类器</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达到检测和分类的目的。</w:delText>
        </w:r>
        <w:r w:rsidR="00456869" w:rsidRPr="001403FA" w:rsidDel="004A4B24">
          <w:rPr>
            <w:rFonts w:ascii="Times New Roman" w:eastAsia="宋体" w:hAnsi="Times New Roman"/>
            <w:sz w:val="24"/>
            <w:szCs w:val="24"/>
          </w:rPr>
          <w:delText>然而，</w:delText>
        </w:r>
        <w:r w:rsidR="00D70ED3" w:rsidRPr="001403FA" w:rsidDel="004A4B24">
          <w:rPr>
            <w:rFonts w:ascii="Times New Roman" w:eastAsia="宋体" w:hAnsi="Times New Roman"/>
            <w:sz w:val="24"/>
            <w:szCs w:val="24"/>
          </w:rPr>
          <w:delText>传统机器学习方法忽略了特征之间的相互关系</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只选择与网络流量关系最大的部分特征</w:delText>
        </w:r>
        <w:r w:rsidR="000D7305"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由于网络数据的流量大、结构复杂</w:delText>
        </w:r>
        <w:r w:rsidR="00D70ED3" w:rsidRPr="001403FA" w:rsidDel="004A4B24">
          <w:rPr>
            <w:rFonts w:ascii="Times New Roman" w:eastAsia="宋体" w:hAnsi="Times New Roman"/>
            <w:sz w:val="24"/>
            <w:szCs w:val="24"/>
          </w:rPr>
          <w:delText>,</w:delText>
        </w:r>
        <w:r w:rsidR="00D70ED3" w:rsidRPr="001403FA" w:rsidDel="004A4B24">
          <w:rPr>
            <w:rFonts w:ascii="Times New Roman" w:eastAsia="宋体" w:hAnsi="Times New Roman"/>
            <w:sz w:val="24"/>
            <w:szCs w:val="24"/>
          </w:rPr>
          <w:delText>机器学习的处理能力有限</w:delText>
        </w:r>
        <w:r w:rsidR="00D70ED3" w:rsidRPr="001403FA" w:rsidDel="004A4B24">
          <w:rPr>
            <w:rFonts w:ascii="Times New Roman" w:eastAsia="宋体" w:hAnsi="Times New Roman"/>
            <w:sz w:val="24"/>
            <w:szCs w:val="24"/>
          </w:rPr>
          <w:delText>,</w:delText>
        </w:r>
        <w:r w:rsidR="000D7305" w:rsidRPr="001403FA" w:rsidDel="004A4B24">
          <w:rPr>
            <w:rFonts w:ascii="Times New Roman" w:eastAsia="宋体" w:hAnsi="Times New Roman"/>
            <w:sz w:val="24"/>
            <w:szCs w:val="24"/>
          </w:rPr>
          <w:delText>误报漏报情况严重。</w:delText>
        </w:r>
        <w:r w:rsidR="00456869" w:rsidRPr="001403FA" w:rsidDel="004A4B24">
          <w:rPr>
            <w:rFonts w:ascii="Times New Roman" w:eastAsia="宋体" w:hAnsi="Times New Roman"/>
            <w:sz w:val="24"/>
            <w:szCs w:val="24"/>
          </w:rPr>
          <w:delText>随着攻击类型的复杂化，传统机器学习方法在处理高维数据和多样化攻击模式时表现出一定的局限性，面对新兴的复杂网络环境，其表现力逐渐不足，难以取得稳定的检测效果</w:delText>
        </w:r>
        <w:r w:rsidR="00CD1C0E" w:rsidRPr="001403FA" w:rsidDel="004A4B24">
          <w:rPr>
            <w:rFonts w:ascii="Times New Roman" w:eastAsia="宋体" w:hAnsi="Times New Roman"/>
            <w:sz w:val="24"/>
            <w:szCs w:val="24"/>
          </w:rPr>
          <w:fldChar w:fldCharType="begin"/>
        </w:r>
        <w:r w:rsidR="00CD1C0E" w:rsidRPr="001403FA" w:rsidDel="004A4B24">
          <w:rPr>
            <w:rFonts w:ascii="Times New Roman" w:eastAsia="宋体" w:hAnsi="Times New Roman"/>
            <w:sz w:val="24"/>
            <w:szCs w:val="24"/>
          </w:rPr>
          <w:delInstrText xml:space="preserve"> REF _Ref179403488 \r \h </w:delInstrText>
        </w:r>
        <w:r w:rsidR="001403FA" w:rsidDel="004A4B24">
          <w:rPr>
            <w:rFonts w:ascii="Times New Roman" w:eastAsia="宋体" w:hAnsi="Times New Roman"/>
            <w:sz w:val="24"/>
            <w:szCs w:val="24"/>
          </w:rPr>
          <w:delInstrText xml:space="preserve"> \* MERGEFORMAT </w:delInstrText>
        </w:r>
        <w:r w:rsidR="00CD1C0E" w:rsidRPr="001403FA" w:rsidDel="004A4B24">
          <w:rPr>
            <w:rFonts w:ascii="Times New Roman" w:eastAsia="宋体" w:hAnsi="Times New Roman"/>
            <w:sz w:val="24"/>
            <w:szCs w:val="24"/>
          </w:rPr>
        </w:r>
        <w:r w:rsidR="00CD1C0E" w:rsidRPr="001403FA" w:rsidDel="004A4B24">
          <w:rPr>
            <w:rFonts w:ascii="Times New Roman" w:eastAsia="宋体" w:hAnsi="Times New Roman"/>
            <w:sz w:val="24"/>
            <w:szCs w:val="24"/>
          </w:rPr>
          <w:fldChar w:fldCharType="separate"/>
        </w:r>
        <w:r w:rsidR="000B33FA" w:rsidDel="004A4B24">
          <w:rPr>
            <w:rFonts w:ascii="Times New Roman" w:eastAsia="宋体" w:hAnsi="Times New Roman"/>
            <w:sz w:val="24"/>
            <w:szCs w:val="24"/>
          </w:rPr>
          <w:delText>[8]</w:delText>
        </w:r>
        <w:r w:rsidR="00CD1C0E" w:rsidRPr="001403FA" w:rsidDel="004A4B24">
          <w:rPr>
            <w:rFonts w:ascii="Times New Roman" w:eastAsia="宋体" w:hAnsi="Times New Roman"/>
            <w:sz w:val="24"/>
            <w:szCs w:val="24"/>
          </w:rPr>
          <w:fldChar w:fldCharType="end"/>
        </w:r>
        <w:r w:rsidR="00456869" w:rsidRPr="001403FA" w:rsidDel="004A4B24">
          <w:rPr>
            <w:rFonts w:ascii="Times New Roman" w:eastAsia="宋体" w:hAnsi="Times New Roman"/>
            <w:sz w:val="24"/>
            <w:szCs w:val="24"/>
          </w:rPr>
          <w:delText>。</w:delText>
        </w:r>
      </w:del>
    </w:p>
    <w:p w14:paraId="38CCFD17" w14:textId="77777777" w:rsidR="002269DE" w:rsidRPr="001403FA" w:rsidDel="0088417B" w:rsidRDefault="00260F96">
      <w:pPr>
        <w:spacing w:line="360" w:lineRule="auto"/>
        <w:ind w:firstLine="420"/>
        <w:rPr>
          <w:del w:id="302" w:author="Jim Xie (RD-AS)" w:date="2024-11-06T10:47:00Z"/>
          <w:rFonts w:ascii="Times New Roman" w:eastAsia="宋体" w:hAnsi="Times New Roman"/>
          <w:sz w:val="24"/>
          <w:szCs w:val="24"/>
        </w:rPr>
      </w:pPr>
      <w:del w:id="303" w:author="Jim Xie (RD-AS)" w:date="2024-11-06T10:47:00Z">
        <w:r w:rsidRPr="001403FA" w:rsidDel="0088417B">
          <w:rPr>
            <w:rFonts w:ascii="Times New Roman" w:eastAsia="宋体" w:hAnsi="Times New Roman"/>
            <w:sz w:val="24"/>
            <w:szCs w:val="24"/>
          </w:rPr>
          <w:delText>当下</w:delText>
        </w:r>
        <w:r w:rsidR="00CD1C0E" w:rsidRPr="001403FA" w:rsidDel="0088417B">
          <w:rPr>
            <w:rFonts w:ascii="Times New Roman" w:eastAsia="宋体" w:hAnsi="Times New Roman"/>
            <w:sz w:val="24"/>
            <w:szCs w:val="24"/>
          </w:rPr>
          <w:delText>深度学习方法逐渐成为主流。</w:delText>
        </w:r>
        <w:r w:rsidR="00CD1C0E" w:rsidRPr="001403FA" w:rsidDel="0088417B">
          <w:rPr>
            <w:rFonts w:ascii="Times New Roman" w:eastAsia="宋体" w:hAnsi="Times New Roman"/>
            <w:sz w:val="24"/>
            <w:szCs w:val="24"/>
          </w:rPr>
          <w:delText>Wang</w:delText>
        </w:r>
        <w:r w:rsidR="00CD1C0E" w:rsidRPr="001403FA" w:rsidDel="0088417B">
          <w:rPr>
            <w:rFonts w:ascii="Times New Roman" w:eastAsia="宋体" w:hAnsi="Times New Roman"/>
            <w:sz w:val="24"/>
            <w:szCs w:val="24"/>
          </w:rPr>
          <w:delText>等</w:delText>
        </w:r>
        <w:r w:rsidR="00CD1C0E" w:rsidRPr="001403FA" w:rsidDel="0088417B">
          <w:rPr>
            <w:rFonts w:ascii="Times New Roman" w:eastAsia="宋体" w:hAnsi="Times New Roman"/>
            <w:sz w:val="24"/>
            <w:szCs w:val="24"/>
          </w:rPr>
          <w:fldChar w:fldCharType="begin"/>
        </w:r>
        <w:r w:rsidR="00CD1C0E" w:rsidRPr="001403FA" w:rsidDel="0088417B">
          <w:rPr>
            <w:rFonts w:ascii="Times New Roman" w:eastAsia="宋体" w:hAnsi="Times New Roman"/>
            <w:sz w:val="24"/>
            <w:szCs w:val="24"/>
          </w:rPr>
          <w:delInstrText xml:space="preserve"> REF _Ref179404069 \r \h </w:delInstrText>
        </w:r>
        <w:r w:rsidR="001403FA" w:rsidDel="0088417B">
          <w:rPr>
            <w:rFonts w:ascii="Times New Roman" w:eastAsia="宋体" w:hAnsi="Times New Roman"/>
            <w:sz w:val="24"/>
            <w:szCs w:val="24"/>
          </w:rPr>
          <w:delInstrText xml:space="preserve"> \* MERGEFORMAT </w:delInstrText>
        </w:r>
        <w:r w:rsidR="00CD1C0E" w:rsidRPr="001403FA" w:rsidDel="0088417B">
          <w:rPr>
            <w:rFonts w:ascii="Times New Roman" w:eastAsia="宋体" w:hAnsi="Times New Roman"/>
            <w:sz w:val="24"/>
            <w:szCs w:val="24"/>
          </w:rPr>
        </w:r>
        <w:r w:rsidR="00CD1C0E"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[9]</w:delText>
        </w:r>
        <w:r w:rsidR="00CD1C0E" w:rsidRPr="001403FA" w:rsidDel="0088417B">
          <w:rPr>
            <w:rFonts w:ascii="Times New Roman" w:eastAsia="宋体" w:hAnsi="Times New Roman"/>
            <w:sz w:val="24"/>
            <w:szCs w:val="24"/>
          </w:rPr>
          <w:fldChar w:fldCharType="end"/>
        </w:r>
        <w:r w:rsidR="00CD1C0E" w:rsidRPr="001403FA" w:rsidDel="0088417B">
          <w:rPr>
            <w:rFonts w:ascii="Times New Roman" w:eastAsia="宋体" w:hAnsi="Times New Roman"/>
            <w:sz w:val="24"/>
            <w:szCs w:val="24"/>
          </w:rPr>
          <w:delText>提出了一种结合生成对抗网络</w:delText>
        </w:r>
        <w:r w:rsidR="009D6702" w:rsidRPr="001403FA" w:rsidDel="0088417B">
          <w:rPr>
            <w:rFonts w:ascii="Times New Roman" w:eastAsia="宋体" w:hAnsi="Times New Roman"/>
            <w:sz w:val="24"/>
            <w:szCs w:val="24"/>
          </w:rPr>
          <w:delText>（</w:delText>
        </w:r>
        <w:r w:rsidR="009D6702" w:rsidRPr="001403FA" w:rsidDel="0088417B">
          <w:rPr>
            <w:rFonts w:ascii="Times New Roman" w:eastAsia="宋体" w:hAnsi="Times New Roman"/>
            <w:sz w:val="24"/>
            <w:szCs w:val="24"/>
          </w:rPr>
          <w:delText>Generative Adversarial Network</w:delText>
        </w:r>
        <w:r w:rsidR="009D6702" w:rsidRPr="001403FA" w:rsidDel="0088417B">
          <w:rPr>
            <w:rFonts w:ascii="Times New Roman" w:eastAsia="宋体" w:hAnsi="Times New Roman"/>
            <w:sz w:val="24"/>
            <w:szCs w:val="24"/>
          </w:rPr>
          <w:delText>，</w:delText>
        </w:r>
        <w:r w:rsidR="009D6702" w:rsidRPr="001403FA" w:rsidDel="0088417B">
          <w:rPr>
            <w:rFonts w:ascii="Times New Roman" w:eastAsia="宋体" w:hAnsi="Times New Roman"/>
            <w:sz w:val="24"/>
            <w:szCs w:val="24"/>
          </w:rPr>
          <w:delText>GAN</w:delText>
        </w:r>
        <w:r w:rsidR="009D6702" w:rsidRPr="001403FA" w:rsidDel="0088417B">
          <w:rPr>
            <w:rFonts w:ascii="Times New Roman" w:eastAsia="宋体" w:hAnsi="Times New Roman"/>
            <w:sz w:val="24"/>
            <w:szCs w:val="24"/>
          </w:rPr>
          <w:delText>）</w:delText>
        </w:r>
        <w:r w:rsidR="00CD1C0E" w:rsidRPr="001403FA" w:rsidDel="0088417B">
          <w:rPr>
            <w:rFonts w:ascii="Times New Roman" w:eastAsia="宋体" w:hAnsi="Times New Roman"/>
            <w:sz w:val="24"/>
            <w:szCs w:val="24"/>
          </w:rPr>
          <w:delText>与</w:delText>
        </w:r>
        <w:r w:rsidR="00CD1C0E" w:rsidRPr="001403FA" w:rsidDel="0088417B">
          <w:rPr>
            <w:rFonts w:ascii="Times New Roman" w:eastAsia="宋体" w:hAnsi="Times New Roman"/>
            <w:sz w:val="24"/>
            <w:szCs w:val="24"/>
          </w:rPr>
          <w:delText>Transformer</w:delText>
        </w:r>
        <w:r w:rsidR="00CD1C0E" w:rsidRPr="001403FA" w:rsidDel="0088417B">
          <w:rPr>
            <w:rFonts w:ascii="Times New Roman" w:eastAsia="宋体" w:hAnsi="Times New Roman"/>
            <w:sz w:val="24"/>
            <w:szCs w:val="24"/>
          </w:rPr>
          <w:delText>的模型，用于提高对复杂网络流量中恶意行为的识别精度</w:delText>
        </w:r>
        <w:r w:rsidR="00006F2B" w:rsidRPr="001403FA" w:rsidDel="0088417B">
          <w:rPr>
            <w:rFonts w:ascii="Times New Roman" w:eastAsia="宋体" w:hAnsi="Times New Roman"/>
            <w:sz w:val="24"/>
            <w:szCs w:val="24"/>
          </w:rPr>
          <w:delText>，</w:delText>
        </w:r>
        <w:r w:rsidR="00006F2B" w:rsidRPr="001403FA" w:rsidDel="0088417B">
          <w:rPr>
            <w:rFonts w:ascii="Times New Roman" w:eastAsia="宋体" w:hAnsi="Times New Roman"/>
            <w:sz w:val="24"/>
            <w:szCs w:val="24"/>
          </w:rPr>
          <w:delText>Jung</w:delText>
        </w:r>
        <w:r w:rsidR="00006F2B" w:rsidRPr="001403FA" w:rsidDel="0088417B">
          <w:rPr>
            <w:rFonts w:ascii="Times New Roman" w:eastAsia="宋体" w:hAnsi="Times New Roman"/>
            <w:sz w:val="24"/>
            <w:szCs w:val="24"/>
          </w:rPr>
          <w:delText>等</w:delText>
        </w:r>
        <w:r w:rsidR="00006F2B" w:rsidRPr="001403FA" w:rsidDel="0088417B">
          <w:rPr>
            <w:rFonts w:ascii="Times New Roman" w:eastAsia="宋体" w:hAnsi="Times New Roman"/>
            <w:sz w:val="24"/>
            <w:szCs w:val="24"/>
          </w:rPr>
          <w:fldChar w:fldCharType="begin"/>
        </w:r>
        <w:r w:rsidR="00006F2B" w:rsidRPr="001403FA" w:rsidDel="0088417B">
          <w:rPr>
            <w:rFonts w:ascii="Times New Roman" w:eastAsia="宋体" w:hAnsi="Times New Roman"/>
            <w:sz w:val="24"/>
            <w:szCs w:val="24"/>
          </w:rPr>
          <w:delInstrText xml:space="preserve"> REF _Ref179404683 \r \h </w:delInstrText>
        </w:r>
        <w:r w:rsidR="001403FA" w:rsidDel="0088417B">
          <w:rPr>
            <w:rFonts w:ascii="Times New Roman" w:eastAsia="宋体" w:hAnsi="Times New Roman"/>
            <w:sz w:val="24"/>
            <w:szCs w:val="24"/>
          </w:rPr>
          <w:delInstrText xml:space="preserve"> \* MERGEFORMAT </w:delInstrText>
        </w:r>
        <w:r w:rsidR="00006F2B" w:rsidRPr="001403FA" w:rsidDel="0088417B">
          <w:rPr>
            <w:rFonts w:ascii="Times New Roman" w:eastAsia="宋体" w:hAnsi="Times New Roman"/>
            <w:sz w:val="24"/>
            <w:szCs w:val="24"/>
          </w:rPr>
        </w:r>
        <w:r w:rsidR="00006F2B"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[10]</w:delText>
        </w:r>
        <w:r w:rsidR="00006F2B" w:rsidRPr="001403FA" w:rsidDel="0088417B">
          <w:rPr>
            <w:rFonts w:ascii="Times New Roman" w:eastAsia="宋体" w:hAnsi="Times New Roman"/>
            <w:sz w:val="24"/>
            <w:szCs w:val="24"/>
          </w:rPr>
          <w:fldChar w:fldCharType="end"/>
        </w:r>
        <w:r w:rsidR="00695020" w:rsidRPr="001403FA" w:rsidDel="0088417B">
          <w:rPr>
            <w:rFonts w:ascii="Times New Roman" w:eastAsia="宋体" w:hAnsi="Times New Roman"/>
            <w:sz w:val="24"/>
            <w:szCs w:val="24"/>
          </w:rPr>
          <w:delText>基于</w:delText>
        </w:r>
        <w:r w:rsidR="00006F2B" w:rsidRPr="001403FA" w:rsidDel="0088417B">
          <w:rPr>
            <w:rFonts w:ascii="Times New Roman" w:eastAsia="宋体" w:hAnsi="Times New Roman"/>
            <w:sz w:val="24"/>
            <w:szCs w:val="24"/>
          </w:rPr>
          <w:delText>深度学习方法</w:delText>
        </w:r>
        <w:r w:rsidR="00695020" w:rsidRPr="001403FA" w:rsidDel="0088417B">
          <w:rPr>
            <w:rFonts w:ascii="Times New Roman" w:eastAsia="宋体" w:hAnsi="Times New Roman"/>
            <w:sz w:val="24"/>
            <w:szCs w:val="24"/>
          </w:rPr>
          <w:delText>，使用自编码器，捕捉数据中的连续和非连续模式，并通过利用重构误差来检测异常行为，能够有效</w:delText>
        </w:r>
        <w:r w:rsidR="00006F2B" w:rsidRPr="001403FA" w:rsidDel="0088417B">
          <w:rPr>
            <w:rFonts w:ascii="Times New Roman" w:eastAsia="宋体" w:hAnsi="Times New Roman"/>
            <w:sz w:val="24"/>
            <w:szCs w:val="24"/>
          </w:rPr>
          <w:delText>处理大规模网络流量</w:delText>
        </w:r>
        <w:r w:rsidR="00695020" w:rsidRPr="001403FA" w:rsidDel="0088417B">
          <w:rPr>
            <w:rFonts w:ascii="Times New Roman" w:eastAsia="宋体" w:hAnsi="Times New Roman"/>
            <w:sz w:val="24"/>
            <w:szCs w:val="24"/>
          </w:rPr>
          <w:delText>。</w:delText>
        </w:r>
        <w:r w:rsidR="0033354E" w:rsidRPr="001403FA" w:rsidDel="0088417B">
          <w:rPr>
            <w:rFonts w:ascii="Times New Roman" w:eastAsia="宋体" w:hAnsi="Times New Roman"/>
            <w:sz w:val="24"/>
            <w:szCs w:val="24"/>
          </w:rPr>
          <w:delText>Zamanzadeh</w:delText>
        </w:r>
        <w:r w:rsidR="0033354E" w:rsidRPr="001403FA" w:rsidDel="0088417B">
          <w:rPr>
            <w:rFonts w:ascii="Times New Roman" w:eastAsia="宋体" w:hAnsi="Times New Roman"/>
            <w:sz w:val="24"/>
            <w:szCs w:val="24"/>
          </w:rPr>
          <w:delText>等</w:delText>
        </w:r>
        <w:r w:rsidR="0033354E" w:rsidRPr="001403FA" w:rsidDel="0088417B">
          <w:rPr>
            <w:rFonts w:ascii="Times New Roman" w:eastAsia="宋体" w:hAnsi="Times New Roman"/>
            <w:sz w:val="24"/>
            <w:szCs w:val="24"/>
          </w:rPr>
          <w:fldChar w:fldCharType="begin"/>
        </w:r>
        <w:r w:rsidR="0033354E" w:rsidRPr="001403FA" w:rsidDel="0088417B">
          <w:rPr>
            <w:rFonts w:ascii="Times New Roman" w:eastAsia="宋体" w:hAnsi="Times New Roman"/>
            <w:sz w:val="24"/>
            <w:szCs w:val="24"/>
          </w:rPr>
          <w:delInstrText xml:space="preserve"> REF _Ref179409177 \r \h </w:delInstrText>
        </w:r>
        <w:r w:rsidR="001403FA" w:rsidDel="0088417B">
          <w:rPr>
            <w:rFonts w:ascii="Times New Roman" w:eastAsia="宋体" w:hAnsi="Times New Roman"/>
            <w:sz w:val="24"/>
            <w:szCs w:val="24"/>
          </w:rPr>
          <w:delInstrText xml:space="preserve"> \* MERGEFORMAT </w:delInstrText>
        </w:r>
        <w:r w:rsidR="0033354E" w:rsidRPr="001403FA" w:rsidDel="0088417B">
          <w:rPr>
            <w:rFonts w:ascii="Times New Roman" w:eastAsia="宋体" w:hAnsi="Times New Roman"/>
            <w:sz w:val="24"/>
            <w:szCs w:val="24"/>
          </w:rPr>
        </w:r>
        <w:r w:rsidR="0033354E"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[11]</w:delText>
        </w:r>
        <w:r w:rsidR="0033354E" w:rsidRPr="001403FA" w:rsidDel="0088417B">
          <w:rPr>
            <w:rFonts w:ascii="Times New Roman" w:eastAsia="宋体" w:hAnsi="Times New Roman"/>
            <w:sz w:val="24"/>
            <w:szCs w:val="24"/>
          </w:rPr>
          <w:fldChar w:fldCharType="end"/>
        </w:r>
        <w:r w:rsidR="0033354E" w:rsidRPr="001403FA" w:rsidDel="0088417B">
          <w:rPr>
            <w:rFonts w:ascii="Times New Roman" w:eastAsia="宋体" w:hAnsi="Times New Roman"/>
            <w:sz w:val="24"/>
            <w:szCs w:val="24"/>
          </w:rPr>
          <w:delText>指出，深度学习方法通过捕捉时间和空间特征，能够有效地识别复杂的时间序列异常，从而大大提升异常检测的准确性和鲁棒性。</w:delText>
        </w:r>
        <w:r w:rsidR="009D6702" w:rsidRPr="001403FA" w:rsidDel="0088417B">
          <w:rPr>
            <w:rFonts w:ascii="Times New Roman" w:eastAsia="宋体" w:hAnsi="Times New Roman"/>
            <w:sz w:val="24"/>
            <w:szCs w:val="24"/>
          </w:rPr>
          <w:delText>Feng</w:delText>
        </w:r>
        <w:r w:rsidR="002955CA" w:rsidRPr="001403FA" w:rsidDel="0088417B">
          <w:rPr>
            <w:rFonts w:ascii="Times New Roman" w:eastAsia="宋体" w:hAnsi="Times New Roman"/>
            <w:sz w:val="24"/>
            <w:szCs w:val="24"/>
          </w:rPr>
          <w:delText>等</w:delText>
        </w:r>
        <w:r w:rsidR="003A770E" w:rsidRPr="001403FA" w:rsidDel="0088417B">
          <w:rPr>
            <w:rFonts w:ascii="Times New Roman" w:eastAsia="宋体" w:hAnsi="Times New Roman"/>
            <w:sz w:val="24"/>
            <w:szCs w:val="24"/>
          </w:rPr>
          <w:fldChar w:fldCharType="begin"/>
        </w:r>
        <w:r w:rsidR="003A770E" w:rsidRPr="001403FA" w:rsidDel="0088417B">
          <w:rPr>
            <w:rFonts w:ascii="Times New Roman" w:eastAsia="宋体" w:hAnsi="Times New Roman"/>
            <w:sz w:val="24"/>
            <w:szCs w:val="24"/>
          </w:rPr>
          <w:delInstrText xml:space="preserve"> REF _Ref179414050 \r \h </w:delInstrText>
        </w:r>
        <w:r w:rsidR="001403FA" w:rsidDel="0088417B">
          <w:rPr>
            <w:rFonts w:ascii="Times New Roman" w:eastAsia="宋体" w:hAnsi="Times New Roman"/>
            <w:sz w:val="24"/>
            <w:szCs w:val="24"/>
          </w:rPr>
          <w:delInstrText xml:space="preserve"> \* MERGEFORMAT </w:delInstrText>
        </w:r>
        <w:r w:rsidR="003A770E" w:rsidRPr="001403FA" w:rsidDel="0088417B">
          <w:rPr>
            <w:rFonts w:ascii="Times New Roman" w:eastAsia="宋体" w:hAnsi="Times New Roman"/>
            <w:sz w:val="24"/>
            <w:szCs w:val="24"/>
          </w:rPr>
        </w:r>
        <w:r w:rsidR="003A770E"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[12]</w:delText>
        </w:r>
        <w:r w:rsidR="003A770E" w:rsidRPr="001403FA" w:rsidDel="0088417B">
          <w:rPr>
            <w:rFonts w:ascii="Times New Roman" w:eastAsia="宋体" w:hAnsi="Times New Roman"/>
            <w:sz w:val="24"/>
            <w:szCs w:val="24"/>
          </w:rPr>
          <w:fldChar w:fldCharType="end"/>
        </w:r>
        <w:r w:rsidR="009D6702" w:rsidRPr="001403FA" w:rsidDel="0088417B">
          <w:rPr>
            <w:rFonts w:ascii="Times New Roman" w:eastAsia="宋体" w:hAnsi="Times New Roman"/>
            <w:sz w:val="24"/>
            <w:szCs w:val="24"/>
          </w:rPr>
          <w:delText>使用</w:delText>
        </w:r>
        <w:r w:rsidR="00730432" w:rsidRPr="001403FA" w:rsidDel="0088417B">
          <w:rPr>
            <w:rFonts w:ascii="Times New Roman" w:eastAsia="宋体" w:hAnsi="Times New Roman"/>
            <w:sz w:val="24"/>
            <w:szCs w:val="24"/>
          </w:rPr>
          <w:delText>卷积神经网络（</w:delText>
        </w:r>
        <w:r w:rsidR="009D6702" w:rsidRPr="001403FA" w:rsidDel="0088417B">
          <w:rPr>
            <w:rFonts w:ascii="Times New Roman" w:eastAsia="宋体" w:hAnsi="Times New Roman"/>
            <w:sz w:val="24"/>
            <w:szCs w:val="24"/>
          </w:rPr>
          <w:delText>C</w:delText>
        </w:r>
        <w:r w:rsidR="00730432" w:rsidRPr="001403FA" w:rsidDel="0088417B">
          <w:rPr>
            <w:rFonts w:ascii="Times New Roman" w:eastAsia="宋体" w:hAnsi="Times New Roman"/>
            <w:sz w:val="24"/>
            <w:szCs w:val="24"/>
          </w:rPr>
          <w:delText xml:space="preserve">onvolutional </w:delText>
        </w:r>
        <w:r w:rsidR="009D6702" w:rsidRPr="001403FA" w:rsidDel="0088417B">
          <w:rPr>
            <w:rFonts w:ascii="Times New Roman" w:eastAsia="宋体" w:hAnsi="Times New Roman"/>
            <w:sz w:val="24"/>
            <w:szCs w:val="24"/>
          </w:rPr>
          <w:delText>N</w:delText>
        </w:r>
        <w:r w:rsidR="00730432" w:rsidRPr="001403FA" w:rsidDel="0088417B">
          <w:rPr>
            <w:rFonts w:ascii="Times New Roman" w:eastAsia="宋体" w:hAnsi="Times New Roman"/>
            <w:sz w:val="24"/>
            <w:szCs w:val="24"/>
          </w:rPr>
          <w:delText xml:space="preserve">eural </w:delText>
        </w:r>
        <w:r w:rsidR="009D6702" w:rsidRPr="001403FA" w:rsidDel="0088417B">
          <w:rPr>
            <w:rFonts w:ascii="Times New Roman" w:eastAsia="宋体" w:hAnsi="Times New Roman"/>
            <w:sz w:val="24"/>
            <w:szCs w:val="24"/>
          </w:rPr>
          <w:delText>N</w:delText>
        </w:r>
        <w:r w:rsidR="00730432" w:rsidRPr="001403FA" w:rsidDel="0088417B">
          <w:rPr>
            <w:rFonts w:ascii="Times New Roman" w:eastAsia="宋体" w:hAnsi="Times New Roman"/>
            <w:sz w:val="24"/>
            <w:szCs w:val="24"/>
          </w:rPr>
          <w:delText>etwork</w:delText>
        </w:r>
        <w:r w:rsidR="00730432" w:rsidRPr="001403FA" w:rsidDel="0088417B">
          <w:rPr>
            <w:rFonts w:ascii="Times New Roman" w:eastAsia="宋体" w:hAnsi="Times New Roman"/>
            <w:sz w:val="24"/>
            <w:szCs w:val="24"/>
          </w:rPr>
          <w:delText>，</w:delText>
        </w:r>
        <w:r w:rsidR="002955CA" w:rsidRPr="001403FA" w:rsidDel="0088417B">
          <w:rPr>
            <w:rFonts w:ascii="Times New Roman" w:eastAsia="宋体" w:hAnsi="Times New Roman"/>
            <w:sz w:val="24"/>
            <w:szCs w:val="24"/>
          </w:rPr>
          <w:delText>CNN</w:delText>
        </w:r>
        <w:r w:rsidR="00730432" w:rsidRPr="001403FA" w:rsidDel="0088417B">
          <w:rPr>
            <w:rFonts w:ascii="Times New Roman" w:eastAsia="宋体" w:hAnsi="Times New Roman"/>
            <w:sz w:val="24"/>
            <w:szCs w:val="24"/>
          </w:rPr>
          <w:delText>）</w:delText>
        </w:r>
        <w:r w:rsidR="002955CA" w:rsidRPr="001403FA" w:rsidDel="0088417B">
          <w:rPr>
            <w:rFonts w:ascii="Times New Roman" w:eastAsia="宋体" w:hAnsi="Times New Roman"/>
            <w:sz w:val="24"/>
            <w:szCs w:val="24"/>
          </w:rPr>
          <w:delText xml:space="preserve"> </w:delText>
        </w:r>
        <w:r w:rsidR="009D6702" w:rsidRPr="001403FA" w:rsidDel="0088417B">
          <w:rPr>
            <w:rFonts w:ascii="Times New Roman" w:eastAsia="宋体" w:hAnsi="Times New Roman"/>
            <w:sz w:val="24"/>
            <w:szCs w:val="24"/>
          </w:rPr>
          <w:delText>进行</w:delText>
        </w:r>
        <w:r w:rsidR="009D6702" w:rsidRPr="001403FA" w:rsidDel="0088417B">
          <w:rPr>
            <w:rFonts w:ascii="Times New Roman" w:eastAsia="宋体" w:hAnsi="Times New Roman"/>
            <w:sz w:val="24"/>
            <w:szCs w:val="24"/>
          </w:rPr>
          <w:delText>VPN</w:delText>
        </w:r>
        <w:r w:rsidR="009D6702" w:rsidRPr="001403FA" w:rsidDel="0088417B">
          <w:rPr>
            <w:rFonts w:ascii="Times New Roman" w:eastAsia="宋体" w:hAnsi="Times New Roman"/>
            <w:sz w:val="24"/>
            <w:szCs w:val="24"/>
          </w:rPr>
          <w:delText>流量的分类，解决了传统网络流量分类方法在应对加密和伪装流量时的低效问题。通过</w:delText>
        </w:r>
        <w:r w:rsidR="009D6702" w:rsidRPr="001403FA" w:rsidDel="0088417B">
          <w:rPr>
            <w:rFonts w:ascii="Times New Roman" w:eastAsia="宋体" w:hAnsi="Times New Roman"/>
            <w:sz w:val="24"/>
            <w:szCs w:val="24"/>
          </w:rPr>
          <w:delText>CNN</w:delText>
        </w:r>
        <w:r w:rsidR="009D6702" w:rsidRPr="001403FA" w:rsidDel="0088417B">
          <w:rPr>
            <w:rFonts w:ascii="Times New Roman" w:eastAsia="宋体" w:hAnsi="Times New Roman"/>
            <w:sz w:val="24"/>
            <w:szCs w:val="24"/>
          </w:rPr>
          <w:delText>对原始流量数据进行特征提取，提升了对加密网络流量的分类精度，特别是在真实网络环境中提高了识别准确性</w:delText>
        </w:r>
        <w:r w:rsidR="002955CA" w:rsidRPr="001403FA" w:rsidDel="0088417B">
          <w:rPr>
            <w:rFonts w:ascii="Times New Roman" w:eastAsia="宋体" w:hAnsi="Times New Roman"/>
            <w:sz w:val="24"/>
            <w:szCs w:val="24"/>
          </w:rPr>
          <w:delText>。</w:delText>
        </w:r>
        <w:r w:rsidR="00730432" w:rsidRPr="001403FA" w:rsidDel="0088417B">
          <w:rPr>
            <w:rFonts w:ascii="Times New Roman" w:eastAsia="宋体" w:hAnsi="Times New Roman"/>
            <w:sz w:val="24"/>
            <w:szCs w:val="24"/>
          </w:rPr>
          <w:delText>长短期记忆网络（</w:delText>
        </w:r>
        <w:r w:rsidR="00730432" w:rsidRPr="001403FA" w:rsidDel="0088417B">
          <w:rPr>
            <w:rFonts w:ascii="Times New Roman" w:eastAsia="宋体" w:hAnsi="Times New Roman"/>
            <w:sz w:val="24"/>
            <w:szCs w:val="24"/>
          </w:rPr>
          <w:delText>Long short-term memory</w:delText>
        </w:r>
        <w:r w:rsidR="00730432" w:rsidRPr="001403FA" w:rsidDel="0088417B">
          <w:rPr>
            <w:rFonts w:ascii="Times New Roman" w:eastAsia="宋体" w:hAnsi="Times New Roman"/>
            <w:sz w:val="24"/>
            <w:szCs w:val="24"/>
          </w:rPr>
          <w:delText>，</w:delText>
        </w:r>
        <w:r w:rsidR="002955CA" w:rsidRPr="001403FA" w:rsidDel="0088417B">
          <w:rPr>
            <w:rFonts w:ascii="Times New Roman" w:eastAsia="宋体" w:hAnsi="Times New Roman"/>
            <w:sz w:val="24"/>
            <w:szCs w:val="24"/>
          </w:rPr>
          <w:delText>LSTM</w:delText>
        </w:r>
        <w:r w:rsidR="00730432" w:rsidRPr="001403FA" w:rsidDel="0088417B">
          <w:rPr>
            <w:rFonts w:ascii="Times New Roman" w:eastAsia="宋体" w:hAnsi="Times New Roman"/>
            <w:sz w:val="24"/>
            <w:szCs w:val="24"/>
          </w:rPr>
          <w:delText>）</w:delText>
        </w:r>
        <w:r w:rsidR="002955CA" w:rsidRPr="001403FA" w:rsidDel="0088417B">
          <w:rPr>
            <w:rFonts w:ascii="Times New Roman" w:eastAsia="宋体" w:hAnsi="Times New Roman"/>
            <w:sz w:val="24"/>
            <w:szCs w:val="24"/>
          </w:rPr>
          <w:delText>相较</w:delText>
        </w:r>
        <w:r w:rsidR="002955CA" w:rsidRPr="001403FA" w:rsidDel="0088417B">
          <w:rPr>
            <w:rFonts w:ascii="Times New Roman" w:eastAsia="宋体" w:hAnsi="Times New Roman"/>
            <w:sz w:val="24"/>
            <w:szCs w:val="24"/>
          </w:rPr>
          <w:delText>CNN</w:delText>
        </w:r>
        <w:r w:rsidR="002955CA" w:rsidRPr="001403FA" w:rsidDel="0088417B">
          <w:rPr>
            <w:rFonts w:ascii="Times New Roman" w:eastAsia="宋体" w:hAnsi="Times New Roman"/>
            <w:sz w:val="24"/>
            <w:szCs w:val="24"/>
          </w:rPr>
          <w:delText>最大的特点在于模型输出不仅依赖当前输入还与上一时刻的输入密切关联，这使其更适用于处理远距离序列数据。鉴于流量数据</w:delText>
        </w:r>
        <w:r w:rsidR="009D6702" w:rsidRPr="001403FA" w:rsidDel="0088417B">
          <w:rPr>
            <w:rFonts w:ascii="Times New Roman" w:eastAsia="宋体" w:hAnsi="Times New Roman"/>
            <w:sz w:val="24"/>
            <w:szCs w:val="24"/>
          </w:rPr>
          <w:delText>集</w:delText>
        </w:r>
        <w:r w:rsidR="002955CA" w:rsidRPr="001403FA" w:rsidDel="0088417B">
          <w:rPr>
            <w:rFonts w:ascii="Times New Roman" w:eastAsia="宋体" w:hAnsi="Times New Roman"/>
            <w:sz w:val="24"/>
            <w:szCs w:val="24"/>
          </w:rPr>
          <w:delText>具有明显的时间特性</w:delText>
        </w:r>
        <w:r w:rsidR="00730432" w:rsidRPr="001403FA" w:rsidDel="0088417B">
          <w:rPr>
            <w:rFonts w:ascii="Times New Roman" w:eastAsia="宋体" w:hAnsi="Times New Roman"/>
            <w:sz w:val="24"/>
            <w:szCs w:val="24"/>
          </w:rPr>
          <w:fldChar w:fldCharType="begin"/>
        </w:r>
        <w:r w:rsidR="00730432" w:rsidRPr="001403FA" w:rsidDel="0088417B">
          <w:rPr>
            <w:rFonts w:ascii="Times New Roman" w:eastAsia="宋体" w:hAnsi="Times New Roman"/>
            <w:sz w:val="24"/>
            <w:szCs w:val="24"/>
          </w:rPr>
          <w:delInstrText xml:space="preserve"> REF _Ref179412381 \r \h </w:delInstrText>
        </w:r>
        <w:r w:rsidR="001403FA" w:rsidDel="0088417B">
          <w:rPr>
            <w:rFonts w:ascii="Times New Roman" w:eastAsia="宋体" w:hAnsi="Times New Roman"/>
            <w:sz w:val="24"/>
            <w:szCs w:val="24"/>
          </w:rPr>
          <w:delInstrText xml:space="preserve"> \* MERGEFORMAT </w:delInstrText>
        </w:r>
        <w:r w:rsidR="00730432" w:rsidRPr="001403FA" w:rsidDel="0088417B">
          <w:rPr>
            <w:rFonts w:ascii="Times New Roman" w:eastAsia="宋体" w:hAnsi="Times New Roman"/>
            <w:sz w:val="24"/>
            <w:szCs w:val="24"/>
          </w:rPr>
        </w:r>
        <w:r w:rsidR="00730432"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[13]</w:delText>
        </w:r>
        <w:r w:rsidR="00730432" w:rsidRPr="001403FA" w:rsidDel="0088417B">
          <w:rPr>
            <w:rFonts w:ascii="Times New Roman" w:eastAsia="宋体" w:hAnsi="Times New Roman"/>
            <w:sz w:val="24"/>
            <w:szCs w:val="24"/>
          </w:rPr>
          <w:fldChar w:fldCharType="end"/>
        </w:r>
        <w:r w:rsidR="002955CA" w:rsidRPr="001403FA" w:rsidDel="0088417B">
          <w:rPr>
            <w:rFonts w:ascii="Times New Roman" w:eastAsia="宋体" w:hAnsi="Times New Roman"/>
            <w:sz w:val="24"/>
            <w:szCs w:val="24"/>
          </w:rPr>
          <w:delText>，如时间戳和持续时间等</w:delText>
        </w:r>
        <w:r w:rsidR="00730432" w:rsidRPr="001403FA" w:rsidDel="0088417B">
          <w:rPr>
            <w:rFonts w:ascii="Times New Roman" w:eastAsia="宋体" w:hAnsi="Times New Roman"/>
            <w:sz w:val="24"/>
            <w:szCs w:val="24"/>
          </w:rPr>
          <w:delText>，</w:delText>
        </w:r>
        <w:r w:rsidR="00730432" w:rsidRPr="001403FA" w:rsidDel="0088417B">
          <w:rPr>
            <w:rFonts w:ascii="Times New Roman" w:eastAsia="宋体" w:hAnsi="Times New Roman"/>
            <w:sz w:val="24"/>
            <w:szCs w:val="24"/>
          </w:rPr>
          <w:delText>LSTM</w:delText>
        </w:r>
        <w:r w:rsidR="00730432" w:rsidRPr="001403FA" w:rsidDel="0088417B">
          <w:rPr>
            <w:rFonts w:ascii="Times New Roman" w:eastAsia="宋体" w:hAnsi="Times New Roman"/>
            <w:sz w:val="24"/>
            <w:szCs w:val="24"/>
          </w:rPr>
          <w:delText>能够更好地完成流量分析任务。</w:delText>
        </w:r>
        <w:r w:rsidR="00641F82" w:rsidRPr="001403FA" w:rsidDel="0088417B">
          <w:rPr>
            <w:rFonts w:ascii="Times New Roman" w:eastAsia="宋体" w:hAnsi="Times New Roman"/>
            <w:sz w:val="24"/>
            <w:szCs w:val="24"/>
          </w:rPr>
          <w:delText>Bahe</w:delText>
        </w:r>
        <w:r w:rsidR="00730432" w:rsidRPr="001403FA" w:rsidDel="0088417B">
          <w:rPr>
            <w:rFonts w:ascii="Times New Roman" w:eastAsia="宋体" w:hAnsi="Times New Roman"/>
            <w:sz w:val="24"/>
            <w:szCs w:val="24"/>
          </w:rPr>
          <w:delText>等</w:delText>
        </w:r>
        <w:r w:rsidR="00641F82" w:rsidRPr="001403FA" w:rsidDel="0088417B">
          <w:rPr>
            <w:rFonts w:ascii="Times New Roman" w:eastAsia="宋体" w:hAnsi="Times New Roman"/>
            <w:sz w:val="24"/>
            <w:szCs w:val="24"/>
          </w:rPr>
          <w:fldChar w:fldCharType="begin"/>
        </w:r>
        <w:r w:rsidR="00641F82" w:rsidRPr="001403FA" w:rsidDel="0088417B">
          <w:rPr>
            <w:rFonts w:ascii="Times New Roman" w:eastAsia="宋体" w:hAnsi="Times New Roman"/>
            <w:sz w:val="24"/>
            <w:szCs w:val="24"/>
          </w:rPr>
          <w:delInstrText xml:space="preserve"> REF _Ref179413975 \r \h </w:delInstrText>
        </w:r>
        <w:r w:rsidR="001403FA" w:rsidDel="0088417B">
          <w:rPr>
            <w:rFonts w:ascii="Times New Roman" w:eastAsia="宋体" w:hAnsi="Times New Roman"/>
            <w:sz w:val="24"/>
            <w:szCs w:val="24"/>
          </w:rPr>
          <w:delInstrText xml:space="preserve"> \* MERGEFORMAT </w:delInstrText>
        </w:r>
        <w:r w:rsidR="00641F82" w:rsidRPr="001403FA" w:rsidDel="0088417B">
          <w:rPr>
            <w:rFonts w:ascii="Times New Roman" w:eastAsia="宋体" w:hAnsi="Times New Roman"/>
            <w:sz w:val="24"/>
            <w:szCs w:val="24"/>
          </w:rPr>
        </w:r>
        <w:r w:rsidR="00641F82" w:rsidRPr="001403FA" w:rsidDel="0088417B">
          <w:rPr>
            <w:rFonts w:ascii="Times New Roman" w:eastAsia="宋体" w:hAnsi="Times New Roman"/>
            <w:sz w:val="24"/>
            <w:szCs w:val="24"/>
          </w:rPr>
          <w:fldChar w:fldCharType="separate"/>
        </w:r>
        <w:r w:rsidR="000B33FA" w:rsidDel="0088417B">
          <w:rPr>
            <w:rFonts w:ascii="Times New Roman" w:eastAsia="宋体" w:hAnsi="Times New Roman"/>
            <w:sz w:val="24"/>
            <w:szCs w:val="24"/>
          </w:rPr>
          <w:delText>[14]</w:delText>
        </w:r>
        <w:r w:rsidR="00641F82" w:rsidRPr="001403FA" w:rsidDel="0088417B">
          <w:rPr>
            <w:rFonts w:ascii="Times New Roman" w:eastAsia="宋体" w:hAnsi="Times New Roman"/>
            <w:sz w:val="24"/>
            <w:szCs w:val="24"/>
          </w:rPr>
          <w:fldChar w:fldCharType="end"/>
        </w:r>
        <w:r w:rsidR="00641F82" w:rsidRPr="001403FA" w:rsidDel="0088417B">
          <w:rPr>
            <w:rFonts w:ascii="Times New Roman" w:eastAsia="宋体" w:hAnsi="Times New Roman"/>
            <w:sz w:val="24"/>
            <w:szCs w:val="24"/>
          </w:rPr>
          <w:delText>基于</w:delText>
        </w:r>
        <w:r w:rsidR="00641F82" w:rsidRPr="001403FA" w:rsidDel="0088417B">
          <w:rPr>
            <w:rFonts w:ascii="Times New Roman" w:eastAsia="宋体" w:hAnsi="Times New Roman"/>
            <w:sz w:val="24"/>
            <w:szCs w:val="24"/>
          </w:rPr>
          <w:delText>LSTM</w:delText>
        </w:r>
        <w:r w:rsidR="00641F82" w:rsidRPr="001403FA" w:rsidDel="0088417B">
          <w:rPr>
            <w:rFonts w:ascii="Times New Roman" w:eastAsia="宋体" w:hAnsi="Times New Roman"/>
            <w:sz w:val="24"/>
            <w:szCs w:val="24"/>
          </w:rPr>
          <w:delText>对真实网络流量数据进行时间序列预测。研究表明，</w:delText>
        </w:r>
        <w:r w:rsidR="00641F82" w:rsidRPr="001403FA" w:rsidDel="0088417B">
          <w:rPr>
            <w:rFonts w:ascii="Times New Roman" w:eastAsia="宋体" w:hAnsi="Times New Roman"/>
            <w:sz w:val="24"/>
            <w:szCs w:val="24"/>
          </w:rPr>
          <w:delText>LSTM</w:delText>
        </w:r>
        <w:r w:rsidR="00641F82" w:rsidRPr="001403FA" w:rsidDel="0088417B">
          <w:rPr>
            <w:rFonts w:ascii="Times New Roman" w:eastAsia="宋体" w:hAnsi="Times New Roman"/>
            <w:sz w:val="24"/>
            <w:szCs w:val="24"/>
          </w:rPr>
          <w:delText>在对聚合流量进行预测时表现出色，能够理解</w:delText>
        </w:r>
        <w:r w:rsidR="00730432" w:rsidRPr="001403FA" w:rsidDel="0088417B">
          <w:rPr>
            <w:rFonts w:ascii="Times New Roman" w:eastAsia="宋体" w:hAnsi="Times New Roman"/>
            <w:sz w:val="24"/>
            <w:szCs w:val="24"/>
          </w:rPr>
          <w:delText>特征间更充分的内在关联。</w:delText>
        </w:r>
      </w:del>
    </w:p>
    <w:p w14:paraId="2B162084" w14:textId="77777777" w:rsidR="0033354E" w:rsidRPr="001403FA" w:rsidDel="00714685" w:rsidRDefault="0033354E">
      <w:pPr>
        <w:spacing w:line="360" w:lineRule="auto"/>
        <w:ind w:firstLine="420"/>
        <w:rPr>
          <w:del w:id="304" w:author="Jim Xie (RD-AS)" w:date="2024-11-06T10:52:00Z"/>
          <w:rFonts w:ascii="Times New Roman" w:eastAsia="宋体" w:hAnsi="Times New Roman"/>
          <w:sz w:val="24"/>
          <w:szCs w:val="24"/>
        </w:rPr>
        <w:pPrChange w:id="305" w:author="Jim Xie (RD-AS)" w:date="2024-11-06T10:51:00Z">
          <w:pPr>
            <w:spacing w:line="360" w:lineRule="auto"/>
            <w:ind w:firstLineChars="200" w:firstLine="480"/>
          </w:pPr>
        </w:pPrChange>
      </w:pPr>
      <w:del w:id="306" w:author="Jim Xie (RD-AS)" w:date="2024-11-06T10:50:00Z">
        <w:r w:rsidRPr="001403FA" w:rsidDel="00F6414A">
          <w:rPr>
            <w:rFonts w:ascii="Times New Roman" w:eastAsia="宋体" w:hAnsi="Times New Roman"/>
            <w:sz w:val="24"/>
            <w:szCs w:val="24"/>
          </w:rPr>
          <w:delText>现有文献表明，传统机器学习方法和深度学习方法在网络流量异常检测中均发挥了重要作用。传统方法如</w:delText>
        </w:r>
        <w:r w:rsidR="005C14E0" w:rsidRPr="001403FA" w:rsidDel="00F6414A">
          <w:rPr>
            <w:rFonts w:ascii="Times New Roman" w:eastAsia="宋体" w:hAnsi="Times New Roman"/>
            <w:sz w:val="24"/>
            <w:szCs w:val="24"/>
          </w:rPr>
          <w:delText>支持向量机</w:delText>
        </w:r>
        <w:r w:rsidRPr="001403FA" w:rsidDel="00F6414A">
          <w:rPr>
            <w:rFonts w:ascii="Times New Roman" w:eastAsia="宋体" w:hAnsi="Times New Roman"/>
            <w:sz w:val="24"/>
            <w:szCs w:val="24"/>
          </w:rPr>
          <w:delText>和聚类技术在早期阶段取得了显著成效，但其对高维、复杂流量的适应性不足</w:delText>
        </w:r>
        <w:r w:rsidRPr="001403FA" w:rsidDel="00F6414A">
          <w:rPr>
            <w:rFonts w:ascii="Times New Roman" w:eastAsia="宋体" w:hAnsi="Times New Roman"/>
            <w:sz w:val="24"/>
            <w:szCs w:val="24"/>
          </w:rPr>
          <w:fldChar w:fldCharType="begin"/>
        </w:r>
        <w:r w:rsidRPr="001403FA" w:rsidDel="00F6414A">
          <w:rPr>
            <w:rFonts w:ascii="Times New Roman" w:eastAsia="宋体" w:hAnsi="Times New Roman"/>
            <w:sz w:val="24"/>
            <w:szCs w:val="24"/>
          </w:rPr>
          <w:delInstrText xml:space="preserve"> REF _Ref179403488 \r \h </w:delInstrText>
        </w:r>
        <w:r w:rsidR="001403FA" w:rsidDel="00F6414A">
          <w:rPr>
            <w:rFonts w:ascii="Times New Roman" w:eastAsia="宋体" w:hAnsi="Times New Roman"/>
            <w:sz w:val="24"/>
            <w:szCs w:val="24"/>
          </w:rPr>
          <w:delInstrText xml:space="preserve"> \* MERGEFORMAT </w:delInstrText>
        </w:r>
        <w:r w:rsidRPr="001403FA" w:rsidDel="00F6414A">
          <w:rPr>
            <w:rFonts w:ascii="Times New Roman" w:eastAsia="宋体" w:hAnsi="Times New Roman"/>
            <w:sz w:val="24"/>
            <w:szCs w:val="24"/>
          </w:rPr>
        </w:r>
        <w:r w:rsidRPr="001403FA" w:rsidDel="00F6414A">
          <w:rPr>
            <w:rFonts w:ascii="Times New Roman" w:eastAsia="宋体" w:hAnsi="Times New Roman"/>
            <w:sz w:val="24"/>
            <w:szCs w:val="24"/>
          </w:rPr>
          <w:fldChar w:fldCharType="separate"/>
        </w:r>
        <w:r w:rsidR="000B33FA" w:rsidDel="00F6414A">
          <w:rPr>
            <w:rFonts w:ascii="Times New Roman" w:eastAsia="宋体" w:hAnsi="Times New Roman"/>
            <w:sz w:val="24"/>
            <w:szCs w:val="24"/>
          </w:rPr>
          <w:delText>[8]</w:delText>
        </w:r>
        <w:r w:rsidRPr="001403FA" w:rsidDel="00F6414A">
          <w:rPr>
            <w:rFonts w:ascii="Times New Roman" w:eastAsia="宋体" w:hAnsi="Times New Roman"/>
            <w:sz w:val="24"/>
            <w:szCs w:val="24"/>
          </w:rPr>
          <w:fldChar w:fldCharType="end"/>
        </w:r>
        <w:r w:rsidRPr="001403FA" w:rsidDel="00F6414A">
          <w:rPr>
            <w:rFonts w:ascii="Times New Roman" w:eastAsia="宋体" w:hAnsi="Times New Roman"/>
            <w:sz w:val="24"/>
            <w:szCs w:val="24"/>
          </w:rPr>
          <w:delText>。而尽管深度学习方法在特征提取和时序建模方面表现优异，但由于其在训练过程中对数据量和数据质量的依赖较大，处理</w:delText>
        </w:r>
        <w:r w:rsidR="00D70ED3" w:rsidRPr="001403FA" w:rsidDel="00F6414A">
          <w:rPr>
            <w:rFonts w:ascii="Times New Roman" w:eastAsia="宋体" w:hAnsi="Times New Roman"/>
            <w:sz w:val="24"/>
            <w:szCs w:val="24"/>
          </w:rPr>
          <w:delText>现实应用中可能存在的</w:delText>
        </w:r>
        <w:r w:rsidRPr="001403FA" w:rsidDel="00F6414A">
          <w:rPr>
            <w:rFonts w:ascii="Times New Roman" w:eastAsia="宋体" w:hAnsi="Times New Roman"/>
            <w:sz w:val="24"/>
            <w:szCs w:val="24"/>
          </w:rPr>
          <w:delText>噪声数据时可能会导致模型的稳定性下降</w:delText>
        </w:r>
        <w:r w:rsidR="001E36E5" w:rsidRPr="001403FA" w:rsidDel="00F6414A">
          <w:rPr>
            <w:rFonts w:ascii="Times New Roman" w:eastAsia="宋体" w:hAnsi="Times New Roman"/>
            <w:sz w:val="24"/>
            <w:szCs w:val="24"/>
          </w:rPr>
          <w:fldChar w:fldCharType="begin"/>
        </w:r>
        <w:r w:rsidR="001E36E5" w:rsidRPr="001403FA" w:rsidDel="00F6414A">
          <w:rPr>
            <w:rFonts w:ascii="Times New Roman" w:eastAsia="宋体" w:hAnsi="Times New Roman"/>
            <w:sz w:val="24"/>
            <w:szCs w:val="24"/>
          </w:rPr>
          <w:delInstrText xml:space="preserve"> REF _Ref179410041 \r \h </w:delInstrText>
        </w:r>
        <w:r w:rsidR="001403FA" w:rsidDel="00F6414A">
          <w:rPr>
            <w:rFonts w:ascii="Times New Roman" w:eastAsia="宋体" w:hAnsi="Times New Roman"/>
            <w:sz w:val="24"/>
            <w:szCs w:val="24"/>
          </w:rPr>
          <w:delInstrText xml:space="preserve"> \* MERGEFORMAT </w:delInstrText>
        </w:r>
        <w:r w:rsidR="001E36E5" w:rsidRPr="001403FA" w:rsidDel="00F6414A">
          <w:rPr>
            <w:rFonts w:ascii="Times New Roman" w:eastAsia="宋体" w:hAnsi="Times New Roman"/>
            <w:sz w:val="24"/>
            <w:szCs w:val="24"/>
          </w:rPr>
        </w:r>
        <w:r w:rsidR="001E36E5" w:rsidRPr="001403FA" w:rsidDel="00F6414A">
          <w:rPr>
            <w:rFonts w:ascii="Times New Roman" w:eastAsia="宋体" w:hAnsi="Times New Roman"/>
            <w:sz w:val="24"/>
            <w:szCs w:val="24"/>
          </w:rPr>
          <w:fldChar w:fldCharType="separate"/>
        </w:r>
        <w:r w:rsidR="000B33FA" w:rsidDel="00F6414A">
          <w:rPr>
            <w:rFonts w:ascii="Times New Roman" w:eastAsia="宋体" w:hAnsi="Times New Roman"/>
            <w:sz w:val="24"/>
            <w:szCs w:val="24"/>
          </w:rPr>
          <w:delText>[15]</w:delText>
        </w:r>
        <w:r w:rsidR="001E36E5" w:rsidRPr="001403FA" w:rsidDel="00F6414A">
          <w:rPr>
            <w:rFonts w:ascii="Times New Roman" w:eastAsia="宋体" w:hAnsi="Times New Roman"/>
            <w:sz w:val="24"/>
            <w:szCs w:val="24"/>
          </w:rPr>
          <w:fldChar w:fldCharType="end"/>
        </w:r>
        <w:r w:rsidR="001E36E5" w:rsidRPr="001403FA" w:rsidDel="00F6414A">
          <w:rPr>
            <w:rFonts w:ascii="Times New Roman" w:eastAsia="宋体" w:hAnsi="Times New Roman"/>
            <w:sz w:val="24"/>
            <w:szCs w:val="24"/>
          </w:rPr>
          <w:fldChar w:fldCharType="begin"/>
        </w:r>
        <w:r w:rsidR="001E36E5" w:rsidRPr="001403FA" w:rsidDel="00F6414A">
          <w:rPr>
            <w:rFonts w:ascii="Times New Roman" w:eastAsia="宋体" w:hAnsi="Times New Roman"/>
            <w:sz w:val="24"/>
            <w:szCs w:val="24"/>
          </w:rPr>
          <w:delInstrText xml:space="preserve"> REF _Ref179410042 \r \h </w:delInstrText>
        </w:r>
        <w:r w:rsidR="001403FA" w:rsidDel="00F6414A">
          <w:rPr>
            <w:rFonts w:ascii="Times New Roman" w:eastAsia="宋体" w:hAnsi="Times New Roman"/>
            <w:sz w:val="24"/>
            <w:szCs w:val="24"/>
          </w:rPr>
          <w:delInstrText xml:space="preserve"> \* MERGEFORMAT </w:delInstrText>
        </w:r>
        <w:r w:rsidR="001E36E5" w:rsidRPr="001403FA" w:rsidDel="00F6414A">
          <w:rPr>
            <w:rFonts w:ascii="Times New Roman" w:eastAsia="宋体" w:hAnsi="Times New Roman"/>
            <w:sz w:val="24"/>
            <w:szCs w:val="24"/>
          </w:rPr>
        </w:r>
        <w:r w:rsidR="001E36E5" w:rsidRPr="001403FA" w:rsidDel="00F6414A">
          <w:rPr>
            <w:rFonts w:ascii="Times New Roman" w:eastAsia="宋体" w:hAnsi="Times New Roman"/>
            <w:sz w:val="24"/>
            <w:szCs w:val="24"/>
          </w:rPr>
          <w:fldChar w:fldCharType="separate"/>
        </w:r>
        <w:r w:rsidR="000B33FA" w:rsidDel="00F6414A">
          <w:rPr>
            <w:rFonts w:ascii="Times New Roman" w:eastAsia="宋体" w:hAnsi="Times New Roman"/>
            <w:sz w:val="24"/>
            <w:szCs w:val="24"/>
          </w:rPr>
          <w:delText>[16]</w:delText>
        </w:r>
        <w:r w:rsidR="001E36E5" w:rsidRPr="001403FA" w:rsidDel="00F6414A">
          <w:rPr>
            <w:rFonts w:ascii="Times New Roman" w:eastAsia="宋体" w:hAnsi="Times New Roman"/>
            <w:sz w:val="24"/>
            <w:szCs w:val="24"/>
          </w:rPr>
          <w:fldChar w:fldCharType="end"/>
        </w:r>
        <w:r w:rsidR="000D7305" w:rsidRPr="001403FA" w:rsidDel="00F6414A">
          <w:rPr>
            <w:rFonts w:ascii="Times New Roman" w:eastAsia="宋体" w:hAnsi="Times New Roman"/>
            <w:sz w:val="24"/>
            <w:szCs w:val="24"/>
          </w:rPr>
          <w:delText>。通过结合对抗性训练和数据增强等方法，深度学习模型的鲁棒性可以得到显著提升</w:delText>
        </w:r>
        <w:r w:rsidR="002955CA" w:rsidRPr="001403FA" w:rsidDel="00F6414A">
          <w:rPr>
            <w:rFonts w:ascii="Times New Roman" w:eastAsia="宋体" w:hAnsi="Times New Roman"/>
            <w:sz w:val="24"/>
            <w:szCs w:val="24"/>
          </w:rPr>
          <w:fldChar w:fldCharType="begin"/>
        </w:r>
        <w:r w:rsidR="002955CA" w:rsidRPr="001403FA" w:rsidDel="00F6414A">
          <w:rPr>
            <w:rFonts w:ascii="Times New Roman" w:eastAsia="宋体" w:hAnsi="Times New Roman"/>
            <w:sz w:val="24"/>
            <w:szCs w:val="24"/>
          </w:rPr>
          <w:delInstrText xml:space="preserve"> REF _Ref179411649 \r \h </w:delInstrText>
        </w:r>
        <w:r w:rsidR="001403FA" w:rsidDel="00F6414A">
          <w:rPr>
            <w:rFonts w:ascii="Times New Roman" w:eastAsia="宋体" w:hAnsi="Times New Roman"/>
            <w:sz w:val="24"/>
            <w:szCs w:val="24"/>
          </w:rPr>
          <w:delInstrText xml:space="preserve"> \* MERGEFORMAT </w:delInstrText>
        </w:r>
        <w:r w:rsidR="002955CA" w:rsidRPr="001403FA" w:rsidDel="00F6414A">
          <w:rPr>
            <w:rFonts w:ascii="Times New Roman" w:eastAsia="宋体" w:hAnsi="Times New Roman"/>
            <w:sz w:val="24"/>
            <w:szCs w:val="24"/>
          </w:rPr>
        </w:r>
        <w:r w:rsidR="002955CA" w:rsidRPr="001403FA" w:rsidDel="00F6414A">
          <w:rPr>
            <w:rFonts w:ascii="Times New Roman" w:eastAsia="宋体" w:hAnsi="Times New Roman"/>
            <w:sz w:val="24"/>
            <w:szCs w:val="24"/>
          </w:rPr>
          <w:fldChar w:fldCharType="separate"/>
        </w:r>
        <w:r w:rsidR="000B33FA" w:rsidDel="00F6414A">
          <w:rPr>
            <w:rFonts w:ascii="Times New Roman" w:eastAsia="宋体" w:hAnsi="Times New Roman"/>
            <w:sz w:val="24"/>
            <w:szCs w:val="24"/>
          </w:rPr>
          <w:delText>[17]</w:delText>
        </w:r>
        <w:r w:rsidR="002955CA" w:rsidRPr="001403FA" w:rsidDel="00F6414A">
          <w:rPr>
            <w:rFonts w:ascii="Times New Roman" w:eastAsia="宋体" w:hAnsi="Times New Roman"/>
            <w:sz w:val="24"/>
            <w:szCs w:val="24"/>
          </w:rPr>
          <w:fldChar w:fldCharType="end"/>
        </w:r>
        <w:r w:rsidR="000D7305" w:rsidRPr="001403FA" w:rsidDel="00F6414A">
          <w:rPr>
            <w:rFonts w:ascii="Times New Roman" w:eastAsia="宋体" w:hAnsi="Times New Roman"/>
            <w:sz w:val="24"/>
            <w:szCs w:val="24"/>
          </w:rPr>
          <w:delText>，</w:delText>
        </w:r>
        <w:r w:rsidR="002955CA" w:rsidRPr="001403FA" w:rsidDel="00F6414A">
          <w:rPr>
            <w:rFonts w:ascii="Times New Roman" w:eastAsia="宋体" w:hAnsi="Times New Roman"/>
            <w:sz w:val="24"/>
            <w:szCs w:val="24"/>
          </w:rPr>
          <w:delText>但网络流量数据集大多存在样本分布不均衡的问题，即正常样本的数量多，异常样本的数量少，构建均衡数据集时间成本和人力成本较高。并且其对</w:delText>
        </w:r>
        <w:r w:rsidR="001E36E5" w:rsidRPr="001403FA" w:rsidDel="00F6414A">
          <w:rPr>
            <w:rFonts w:ascii="Times New Roman" w:eastAsia="宋体" w:hAnsi="Times New Roman"/>
            <w:sz w:val="24"/>
            <w:szCs w:val="24"/>
          </w:rPr>
          <w:delText>计算资源</w:delText>
        </w:r>
        <w:r w:rsidR="002955CA" w:rsidRPr="001403FA" w:rsidDel="00F6414A">
          <w:rPr>
            <w:rFonts w:ascii="Times New Roman" w:eastAsia="宋体" w:hAnsi="Times New Roman"/>
            <w:sz w:val="24"/>
            <w:szCs w:val="24"/>
          </w:rPr>
          <w:delText>需求</w:delText>
        </w:r>
        <w:r w:rsidR="001E36E5" w:rsidRPr="001403FA" w:rsidDel="00F6414A">
          <w:rPr>
            <w:rFonts w:ascii="Times New Roman" w:eastAsia="宋体" w:hAnsi="Times New Roman"/>
            <w:sz w:val="24"/>
            <w:szCs w:val="24"/>
          </w:rPr>
          <w:delText>较高，响应速度难以满足实时分析</w:delText>
        </w:r>
        <w:r w:rsidR="002955CA" w:rsidRPr="001403FA" w:rsidDel="00F6414A">
          <w:rPr>
            <w:rFonts w:ascii="Times New Roman" w:eastAsia="宋体" w:hAnsi="Times New Roman"/>
            <w:sz w:val="24"/>
            <w:szCs w:val="24"/>
          </w:rPr>
          <w:delText>要求</w:delText>
        </w:r>
        <w:r w:rsidRPr="001403FA" w:rsidDel="00F6414A">
          <w:rPr>
            <w:rFonts w:ascii="Times New Roman" w:eastAsia="宋体" w:hAnsi="Times New Roman"/>
            <w:sz w:val="24"/>
            <w:szCs w:val="24"/>
          </w:rPr>
          <w:delText>。</w:delText>
        </w:r>
      </w:del>
    </w:p>
    <w:p w14:paraId="0AEA3489" w14:textId="77777777" w:rsidR="002955CA" w:rsidRPr="001403FA" w:rsidDel="00714685" w:rsidRDefault="003A770E" w:rsidP="003A770E">
      <w:pPr>
        <w:spacing w:line="360" w:lineRule="auto"/>
        <w:ind w:firstLine="420"/>
        <w:rPr>
          <w:del w:id="307" w:author="Jim Xie (RD-AS)" w:date="2024-11-06T10:52:00Z"/>
          <w:rFonts w:ascii="Times New Roman" w:eastAsia="宋体" w:hAnsi="Times New Roman"/>
          <w:sz w:val="24"/>
          <w:szCs w:val="24"/>
        </w:rPr>
      </w:pPr>
      <w:del w:id="308" w:author="Jim Xie (RD-AS)" w:date="2024-11-06T10:52:00Z">
        <w:r w:rsidRPr="001403FA" w:rsidDel="00714685">
          <w:rPr>
            <w:rFonts w:ascii="Times New Roman" w:eastAsia="宋体" w:hAnsi="Times New Roman"/>
            <w:sz w:val="24"/>
            <w:szCs w:val="24"/>
          </w:rPr>
          <w:delText>深度学习技术在捕捉复杂特征和时序依赖性方面表现出了极大的优势，可见</w:delText>
        </w:r>
        <w:r w:rsidR="002955CA" w:rsidRPr="001403FA" w:rsidDel="00714685">
          <w:rPr>
            <w:rFonts w:ascii="Times New Roman" w:eastAsia="宋体" w:hAnsi="Times New Roman"/>
            <w:sz w:val="24"/>
            <w:szCs w:val="24"/>
          </w:rPr>
          <w:delText>时间序列特征在提升模型异常流量</w:delText>
        </w:r>
        <w:r w:rsidRPr="001403FA" w:rsidDel="00714685">
          <w:rPr>
            <w:rFonts w:ascii="Times New Roman" w:eastAsia="宋体" w:hAnsi="Times New Roman"/>
            <w:sz w:val="24"/>
            <w:szCs w:val="24"/>
          </w:rPr>
          <w:delText>分析</w:delText>
        </w:r>
        <w:r w:rsidR="002955CA" w:rsidRPr="001403FA" w:rsidDel="00714685">
          <w:rPr>
            <w:rFonts w:ascii="Times New Roman" w:eastAsia="宋体" w:hAnsi="Times New Roman"/>
            <w:sz w:val="24"/>
            <w:szCs w:val="24"/>
          </w:rPr>
          <w:delText>能力中起到了重要的作用。为了更好地捕捉异常检测中的时间序列特征，</w:delText>
        </w:r>
        <w:r w:rsidR="002955CA" w:rsidRPr="001403FA" w:rsidDel="00714685">
          <w:rPr>
            <w:rFonts w:ascii="Times New Roman" w:eastAsia="宋体" w:hAnsi="Times New Roman"/>
            <w:sz w:val="24"/>
            <w:szCs w:val="24"/>
          </w:rPr>
          <w:delText>Tang</w:delText>
        </w:r>
        <w:r w:rsidR="002955CA" w:rsidRPr="001403FA" w:rsidDel="00714685">
          <w:rPr>
            <w:rFonts w:ascii="Times New Roman" w:eastAsia="宋体" w:hAnsi="Times New Roman"/>
            <w:sz w:val="24"/>
            <w:szCs w:val="24"/>
          </w:rPr>
          <w:delText>等</w:delText>
        </w:r>
        <w:r w:rsidR="002955CA" w:rsidRPr="001403FA" w:rsidDel="00714685">
          <w:rPr>
            <w:rFonts w:ascii="Times New Roman" w:eastAsia="宋体" w:hAnsi="Times New Roman"/>
            <w:sz w:val="24"/>
            <w:szCs w:val="24"/>
          </w:rPr>
          <w:fldChar w:fldCharType="begin"/>
        </w:r>
        <w:r w:rsidR="002955CA" w:rsidRPr="001403FA" w:rsidDel="00714685">
          <w:rPr>
            <w:rFonts w:ascii="Times New Roman" w:eastAsia="宋体" w:hAnsi="Times New Roman"/>
            <w:sz w:val="24"/>
            <w:szCs w:val="24"/>
          </w:rPr>
          <w:delInstrText xml:space="preserve"> REF _Ref179407712 \r \h </w:delInstrText>
        </w:r>
        <w:r w:rsidR="001403FA" w:rsidDel="00714685">
          <w:rPr>
            <w:rFonts w:ascii="Times New Roman" w:eastAsia="宋体" w:hAnsi="Times New Roman"/>
            <w:sz w:val="24"/>
            <w:szCs w:val="24"/>
          </w:rPr>
          <w:delInstrText xml:space="preserve"> \* MERGEFORMAT </w:delInstrText>
        </w:r>
        <w:r w:rsidR="002955CA" w:rsidRPr="001403FA" w:rsidDel="00714685">
          <w:rPr>
            <w:rFonts w:ascii="Times New Roman" w:eastAsia="宋体" w:hAnsi="Times New Roman"/>
            <w:sz w:val="24"/>
            <w:szCs w:val="24"/>
          </w:rPr>
        </w:r>
        <w:r w:rsidR="002955CA" w:rsidRPr="001403FA" w:rsidDel="00714685">
          <w:rPr>
            <w:rFonts w:ascii="Times New Roman" w:eastAsia="宋体" w:hAnsi="Times New Roman"/>
            <w:sz w:val="24"/>
            <w:szCs w:val="24"/>
          </w:rPr>
          <w:fldChar w:fldCharType="separate"/>
        </w:r>
        <w:r w:rsidR="000B33FA" w:rsidDel="00714685">
          <w:rPr>
            <w:rFonts w:ascii="Times New Roman" w:eastAsia="宋体" w:hAnsi="Times New Roman"/>
            <w:sz w:val="24"/>
            <w:szCs w:val="24"/>
          </w:rPr>
          <w:delText>[18]</w:delText>
        </w:r>
        <w:r w:rsidR="002955CA" w:rsidRPr="001403FA" w:rsidDel="00714685">
          <w:rPr>
            <w:rFonts w:ascii="Times New Roman" w:eastAsia="宋体" w:hAnsi="Times New Roman"/>
            <w:sz w:val="24"/>
            <w:szCs w:val="24"/>
          </w:rPr>
          <w:fldChar w:fldCharType="end"/>
        </w:r>
        <w:r w:rsidR="002955CA" w:rsidRPr="001403FA" w:rsidDel="00714685">
          <w:rPr>
            <w:rFonts w:ascii="Times New Roman" w:eastAsia="宋体" w:hAnsi="Times New Roman"/>
            <w:sz w:val="24"/>
            <w:szCs w:val="24"/>
          </w:rPr>
          <w:delText>提出了一种基于标签神经网络和相关长短期记忆网络的多网络异常检测架构，通过业务逻辑标签的自学习机制优化了模型的鲁棒性和检测精度。</w:delText>
        </w:r>
        <w:r w:rsidR="002955CA" w:rsidRPr="001403FA" w:rsidDel="00714685">
          <w:rPr>
            <w:rFonts w:ascii="Times New Roman" w:eastAsia="宋体" w:hAnsi="Times New Roman"/>
            <w:sz w:val="24"/>
            <w:szCs w:val="24"/>
          </w:rPr>
          <w:delText>Sørbø</w:delText>
        </w:r>
        <w:r w:rsidR="002955CA" w:rsidRPr="001403FA" w:rsidDel="00714685">
          <w:rPr>
            <w:rFonts w:ascii="Times New Roman" w:eastAsia="宋体" w:hAnsi="Times New Roman"/>
            <w:sz w:val="24"/>
            <w:szCs w:val="24"/>
          </w:rPr>
          <w:delText>等</w:delText>
        </w:r>
        <w:r w:rsidR="002955CA" w:rsidRPr="001403FA" w:rsidDel="00714685">
          <w:rPr>
            <w:rFonts w:ascii="Times New Roman" w:eastAsia="宋体" w:hAnsi="Times New Roman"/>
            <w:sz w:val="24"/>
            <w:szCs w:val="24"/>
          </w:rPr>
          <w:fldChar w:fldCharType="begin"/>
        </w:r>
        <w:r w:rsidR="002955CA" w:rsidRPr="001403FA" w:rsidDel="00714685">
          <w:rPr>
            <w:rFonts w:ascii="Times New Roman" w:eastAsia="宋体" w:hAnsi="Times New Roman"/>
            <w:sz w:val="24"/>
            <w:szCs w:val="24"/>
          </w:rPr>
          <w:delInstrText xml:space="preserve"> REF _Ref179407842 \r \h </w:delInstrText>
        </w:r>
        <w:r w:rsidR="001403FA" w:rsidDel="00714685">
          <w:rPr>
            <w:rFonts w:ascii="Times New Roman" w:eastAsia="宋体" w:hAnsi="Times New Roman"/>
            <w:sz w:val="24"/>
            <w:szCs w:val="24"/>
          </w:rPr>
          <w:delInstrText xml:space="preserve"> \* MERGEFORMAT </w:delInstrText>
        </w:r>
        <w:r w:rsidR="002955CA" w:rsidRPr="001403FA" w:rsidDel="00714685">
          <w:rPr>
            <w:rFonts w:ascii="Times New Roman" w:eastAsia="宋体" w:hAnsi="Times New Roman"/>
            <w:sz w:val="24"/>
            <w:szCs w:val="24"/>
          </w:rPr>
        </w:r>
        <w:r w:rsidR="002955CA" w:rsidRPr="001403FA" w:rsidDel="00714685">
          <w:rPr>
            <w:rFonts w:ascii="Times New Roman" w:eastAsia="宋体" w:hAnsi="Times New Roman"/>
            <w:sz w:val="24"/>
            <w:szCs w:val="24"/>
          </w:rPr>
          <w:fldChar w:fldCharType="separate"/>
        </w:r>
        <w:r w:rsidR="000B33FA" w:rsidDel="00714685">
          <w:rPr>
            <w:rFonts w:ascii="Times New Roman" w:eastAsia="宋体" w:hAnsi="Times New Roman"/>
            <w:sz w:val="24"/>
            <w:szCs w:val="24"/>
          </w:rPr>
          <w:delText>[19]</w:delText>
        </w:r>
        <w:r w:rsidR="002955CA" w:rsidRPr="001403FA" w:rsidDel="00714685">
          <w:rPr>
            <w:rFonts w:ascii="Times New Roman" w:eastAsia="宋体" w:hAnsi="Times New Roman"/>
            <w:sz w:val="24"/>
            <w:szCs w:val="24"/>
          </w:rPr>
          <w:fldChar w:fldCharType="end"/>
        </w:r>
        <w:r w:rsidR="002955CA" w:rsidRPr="001403FA" w:rsidDel="00714685">
          <w:rPr>
            <w:rFonts w:ascii="Times New Roman" w:hAnsi="Times New Roman"/>
          </w:rPr>
          <w:delText xml:space="preserve"> </w:delText>
        </w:r>
        <w:r w:rsidR="002955CA" w:rsidRPr="001403FA" w:rsidDel="00714685">
          <w:rPr>
            <w:rFonts w:ascii="Times New Roman" w:eastAsia="宋体" w:hAnsi="Times New Roman"/>
            <w:sz w:val="24"/>
            <w:szCs w:val="24"/>
          </w:rPr>
          <w:delText>详细探讨了不同标签生成策略对异常检测结果的影响，强调了标签频谱生成在提升检测效果中的重要性。</w:delText>
        </w:r>
        <w:r w:rsidR="002955CA" w:rsidRPr="001403FA" w:rsidDel="00714685">
          <w:rPr>
            <w:rFonts w:ascii="Times New Roman" w:eastAsia="宋体" w:hAnsi="Times New Roman"/>
            <w:sz w:val="24"/>
            <w:szCs w:val="24"/>
          </w:rPr>
          <w:delText>Pekar</w:delText>
        </w:r>
        <w:r w:rsidR="002955CA" w:rsidRPr="001403FA" w:rsidDel="00714685">
          <w:rPr>
            <w:rFonts w:ascii="Times New Roman" w:eastAsia="宋体" w:hAnsi="Times New Roman"/>
            <w:sz w:val="24"/>
            <w:szCs w:val="24"/>
          </w:rPr>
          <w:delText>等</w:delText>
        </w:r>
        <w:r w:rsidR="002955CA" w:rsidRPr="001403FA" w:rsidDel="00714685">
          <w:rPr>
            <w:rFonts w:ascii="Times New Roman" w:eastAsia="宋体" w:hAnsi="Times New Roman"/>
            <w:sz w:val="24"/>
            <w:szCs w:val="24"/>
          </w:rPr>
          <w:fldChar w:fldCharType="begin"/>
        </w:r>
        <w:r w:rsidR="002955CA" w:rsidRPr="001403FA" w:rsidDel="00714685">
          <w:rPr>
            <w:rFonts w:ascii="Times New Roman" w:eastAsia="宋体" w:hAnsi="Times New Roman"/>
            <w:sz w:val="24"/>
            <w:szCs w:val="24"/>
          </w:rPr>
          <w:delInstrText xml:space="preserve"> REF _Ref179408382 \r \h </w:delInstrText>
        </w:r>
        <w:r w:rsidR="001403FA" w:rsidDel="00714685">
          <w:rPr>
            <w:rFonts w:ascii="Times New Roman" w:eastAsia="宋体" w:hAnsi="Times New Roman"/>
            <w:sz w:val="24"/>
            <w:szCs w:val="24"/>
          </w:rPr>
          <w:delInstrText xml:space="preserve"> \* MERGEFORMAT </w:delInstrText>
        </w:r>
        <w:r w:rsidR="002955CA" w:rsidRPr="001403FA" w:rsidDel="00714685">
          <w:rPr>
            <w:rFonts w:ascii="Times New Roman" w:eastAsia="宋体" w:hAnsi="Times New Roman"/>
            <w:sz w:val="24"/>
            <w:szCs w:val="24"/>
          </w:rPr>
        </w:r>
        <w:r w:rsidR="002955CA" w:rsidRPr="001403FA" w:rsidDel="00714685">
          <w:rPr>
            <w:rFonts w:ascii="Times New Roman" w:eastAsia="宋体" w:hAnsi="Times New Roman"/>
            <w:sz w:val="24"/>
            <w:szCs w:val="24"/>
          </w:rPr>
          <w:fldChar w:fldCharType="separate"/>
        </w:r>
        <w:r w:rsidR="000B33FA" w:rsidDel="00714685">
          <w:rPr>
            <w:rFonts w:ascii="Times New Roman" w:eastAsia="宋体" w:hAnsi="Times New Roman"/>
            <w:sz w:val="24"/>
            <w:szCs w:val="24"/>
          </w:rPr>
          <w:delText>[20]</w:delText>
        </w:r>
        <w:r w:rsidR="002955CA" w:rsidRPr="001403FA" w:rsidDel="00714685">
          <w:rPr>
            <w:rFonts w:ascii="Times New Roman" w:eastAsia="宋体" w:hAnsi="Times New Roman"/>
            <w:sz w:val="24"/>
            <w:szCs w:val="24"/>
          </w:rPr>
          <w:fldChar w:fldCharType="end"/>
        </w:r>
        <w:r w:rsidR="002955CA" w:rsidRPr="001403FA" w:rsidDel="00714685">
          <w:rPr>
            <w:rFonts w:ascii="Times New Roman" w:hAnsi="Times New Roman"/>
          </w:rPr>
          <w:delText xml:space="preserve"> </w:delText>
        </w:r>
        <w:r w:rsidR="002955CA" w:rsidRPr="001403FA" w:rsidDel="00714685">
          <w:rPr>
            <w:rFonts w:ascii="Times New Roman" w:eastAsia="宋体" w:hAnsi="Times New Roman"/>
            <w:sz w:val="24"/>
            <w:szCs w:val="24"/>
          </w:rPr>
          <w:delText>提出了一种使用高级流标签生成的网络流量异常检测方法，通过改进数据流标记和频谱分析，使得异常检测模型在面对真实世界中的动态流量时具有更好的适应能力。</w:delText>
        </w:r>
      </w:del>
    </w:p>
    <w:p w14:paraId="55EE114F" w14:textId="77777777" w:rsidR="005C14E0" w:rsidRPr="001403FA" w:rsidRDefault="005C14E0">
      <w:pPr>
        <w:spacing w:line="360" w:lineRule="auto"/>
        <w:ind w:firstLine="420"/>
        <w:rPr>
          <w:rFonts w:ascii="Times New Roman" w:eastAsia="宋体" w:hAnsi="Times New Roman"/>
          <w:sz w:val="24"/>
          <w:szCs w:val="24"/>
        </w:rPr>
        <w:pPrChange w:id="309" w:author="Jim Xie (RD-AS)" w:date="2024-11-06T10:52:00Z">
          <w:pPr>
            <w:spacing w:line="360" w:lineRule="auto"/>
          </w:pPr>
        </w:pPrChange>
      </w:pPr>
    </w:p>
    <w:p w14:paraId="291ADD9D" w14:textId="77777777" w:rsidR="005C14E0" w:rsidRPr="001403FA" w:rsidRDefault="005923B8" w:rsidP="00C05BEA">
      <w:pPr>
        <w:pStyle w:val="a9"/>
        <w:numPr>
          <w:ilvl w:val="0"/>
          <w:numId w:val="2"/>
        </w:numPr>
        <w:spacing w:line="360" w:lineRule="auto"/>
        <w:rPr>
          <w:rFonts w:ascii="Times New Roman" w:eastAsia="宋体" w:hAnsi="Times New Roman"/>
          <w:sz w:val="24"/>
          <w:szCs w:val="24"/>
        </w:rPr>
      </w:pPr>
      <w:ins w:id="310" w:author="Jim Xie (RD-AS)" w:date="2024-11-06T20:05:00Z">
        <w:r>
          <w:rPr>
            <w:rFonts w:ascii="Times New Roman" w:eastAsia="宋体" w:hAnsi="Times New Roman" w:hint="eastAsia"/>
            <w:sz w:val="24"/>
            <w:szCs w:val="24"/>
          </w:rPr>
          <w:t>研究</w:t>
        </w:r>
      </w:ins>
      <w:r w:rsidR="00C05BEA" w:rsidRPr="001403FA">
        <w:rPr>
          <w:rFonts w:ascii="Times New Roman" w:eastAsia="宋体" w:hAnsi="Times New Roman"/>
          <w:sz w:val="24"/>
          <w:szCs w:val="24"/>
        </w:rPr>
        <w:t>方法</w:t>
      </w:r>
    </w:p>
    <w:p w14:paraId="06B4A8AE" w14:textId="77777777" w:rsidR="00C05BEA" w:rsidRDefault="0053262C" w:rsidP="00C05BEA">
      <w:pPr>
        <w:pStyle w:val="a9"/>
        <w:numPr>
          <w:ilvl w:val="0"/>
          <w:numId w:val="3"/>
        </w:numPr>
        <w:spacing w:line="360" w:lineRule="auto"/>
        <w:rPr>
          <w:ins w:id="311" w:author="Jim Xie (RD-AS)" w:date="2024-11-06T11:52:00Z"/>
          <w:rFonts w:ascii="Times New Roman" w:eastAsia="宋体" w:hAnsi="Times New Roman"/>
          <w:sz w:val="24"/>
          <w:szCs w:val="24"/>
        </w:rPr>
      </w:pPr>
      <w:r w:rsidRPr="001403FA">
        <w:rPr>
          <w:rFonts w:ascii="Times New Roman" w:eastAsia="宋体" w:hAnsi="Times New Roman"/>
          <w:sz w:val="24"/>
          <w:szCs w:val="24"/>
        </w:rPr>
        <w:t>总体</w:t>
      </w:r>
      <w:r w:rsidR="00C05BEA" w:rsidRPr="001403FA">
        <w:rPr>
          <w:rFonts w:ascii="Times New Roman" w:eastAsia="宋体" w:hAnsi="Times New Roman"/>
          <w:sz w:val="24"/>
          <w:szCs w:val="24"/>
        </w:rPr>
        <w:t>框架</w:t>
      </w:r>
    </w:p>
    <w:p w14:paraId="5BB7CA1D" w14:textId="77777777" w:rsidR="00F25A6D" w:rsidRDefault="007E5CD6" w:rsidP="00F25A6D">
      <w:pPr>
        <w:spacing w:line="360" w:lineRule="auto"/>
        <w:ind w:firstLineChars="200" w:firstLine="480"/>
        <w:rPr>
          <w:ins w:id="312" w:author="Jim Xie (RD-AS)" w:date="2024-11-06T14:57:00Z"/>
          <w:rFonts w:ascii="Times New Roman" w:eastAsia="宋体" w:hAnsi="Times New Roman"/>
          <w:sz w:val="24"/>
          <w:szCs w:val="24"/>
        </w:rPr>
      </w:pPr>
      <w:ins w:id="313" w:author="Jim Xie (RD-AS)" w:date="2024-11-06T11:53:00Z">
        <w:r w:rsidRPr="007E5CD6">
          <w:rPr>
            <w:rFonts w:ascii="Times New Roman" w:eastAsia="宋体" w:hAnsi="Times New Roman"/>
            <w:sz w:val="24"/>
            <w:szCs w:val="24"/>
            <w:rPrChange w:id="314" w:author="Jim Xie (RD-AS)" w:date="2024-11-06T11:53:00Z">
              <w:rPr>
                <w:rFonts w:ascii="宋体" w:eastAsia="宋体" w:hAnsi="宋体" w:cs="宋体"/>
                <w:kern w:val="0"/>
                <w:sz w:val="24"/>
                <w:szCs w:val="24"/>
              </w:rPr>
            </w:rPrChange>
          </w:rPr>
          <w:t>总体框架如图</w:t>
        </w:r>
        <w:r w:rsidRPr="007E5CD6">
          <w:rPr>
            <w:rFonts w:ascii="Times New Roman" w:eastAsia="宋体" w:hAnsi="Times New Roman"/>
            <w:sz w:val="24"/>
            <w:szCs w:val="24"/>
            <w:rPrChange w:id="315" w:author="Jim Xie (RD-AS)" w:date="2024-11-06T11:53:00Z">
              <w:rPr>
                <w:rFonts w:ascii="宋体" w:eastAsia="宋体" w:hAnsi="宋体" w:cs="宋体"/>
                <w:kern w:val="0"/>
                <w:sz w:val="24"/>
                <w:szCs w:val="24"/>
              </w:rPr>
            </w:rPrChange>
          </w:rPr>
          <w:t>1</w:t>
        </w:r>
        <w:r w:rsidRPr="007E5CD6">
          <w:rPr>
            <w:rFonts w:ascii="Times New Roman" w:eastAsia="宋体" w:hAnsi="Times New Roman"/>
            <w:sz w:val="24"/>
            <w:szCs w:val="24"/>
            <w:rPrChange w:id="316" w:author="Jim Xie (RD-AS)" w:date="2024-11-06T11:53:00Z">
              <w:rPr>
                <w:rFonts w:ascii="宋体" w:eastAsia="宋体" w:hAnsi="宋体" w:cs="宋体"/>
                <w:kern w:val="0"/>
                <w:sz w:val="24"/>
                <w:szCs w:val="24"/>
              </w:rPr>
            </w:rPrChange>
          </w:rPr>
          <w:t>所示。</w:t>
        </w:r>
      </w:ins>
      <w:ins w:id="317" w:author="Jim Xie (RD-AS)" w:date="2024-11-06T14:45:00Z">
        <w:r w:rsidR="00262B91">
          <w:rPr>
            <w:rFonts w:ascii="Times New Roman" w:eastAsia="宋体" w:hAnsi="Times New Roman" w:hint="eastAsia"/>
            <w:sz w:val="24"/>
            <w:szCs w:val="24"/>
          </w:rPr>
          <w:t>框图分为“数据集构造”和“模型训练”两个部分</w:t>
        </w:r>
      </w:ins>
      <w:ins w:id="318" w:author="Jim Xie (RD-AS)" w:date="2024-11-06T14:46:00Z">
        <w:r w:rsidR="00262B91">
          <w:rPr>
            <w:rFonts w:ascii="Times New Roman" w:eastAsia="宋体" w:hAnsi="Times New Roman" w:hint="eastAsia"/>
            <w:sz w:val="24"/>
            <w:szCs w:val="24"/>
          </w:rPr>
          <w:t>。</w:t>
        </w:r>
      </w:ins>
      <w:ins w:id="319" w:author="Jim Xie (RD-AS)" w:date="2024-11-06T14:47:00Z">
        <w:r w:rsidR="00262B91">
          <w:rPr>
            <w:rFonts w:ascii="Times New Roman" w:eastAsia="宋体" w:hAnsi="Times New Roman" w:hint="eastAsia"/>
            <w:sz w:val="24"/>
            <w:szCs w:val="24"/>
          </w:rPr>
          <w:t>“</w:t>
        </w:r>
      </w:ins>
      <w:ins w:id="320" w:author="Jim Xie (RD-AS)" w:date="2024-11-06T14:46:00Z">
        <w:r w:rsidR="00262B91">
          <w:rPr>
            <w:rFonts w:ascii="Times New Roman" w:eastAsia="宋体" w:hAnsi="Times New Roman" w:hint="eastAsia"/>
            <w:sz w:val="24"/>
            <w:szCs w:val="24"/>
          </w:rPr>
          <w:t>数据集构造</w:t>
        </w:r>
      </w:ins>
      <w:ins w:id="321" w:author="Jim Xie (RD-AS)" w:date="2024-11-06T14:47:00Z">
        <w:r w:rsidR="00262B91">
          <w:rPr>
            <w:rFonts w:ascii="Times New Roman" w:eastAsia="宋体" w:hAnsi="Times New Roman" w:hint="eastAsia"/>
            <w:sz w:val="24"/>
            <w:szCs w:val="24"/>
          </w:rPr>
          <w:t>”</w:t>
        </w:r>
      </w:ins>
      <w:ins w:id="322" w:author="Jim Xie (RD-AS)" w:date="2024-11-06T14:46:00Z">
        <w:r w:rsidR="00262B91">
          <w:rPr>
            <w:rFonts w:ascii="Times New Roman" w:eastAsia="宋体" w:hAnsi="Times New Roman" w:hint="eastAsia"/>
            <w:sz w:val="24"/>
            <w:szCs w:val="24"/>
          </w:rPr>
          <w:t>是</w:t>
        </w:r>
      </w:ins>
      <w:ins w:id="323" w:author="Jim Xie (RD-AS)" w:date="2024-11-06T14:48:00Z">
        <w:r w:rsidR="00327DF6">
          <w:rPr>
            <w:rFonts w:ascii="Times New Roman" w:eastAsia="宋体" w:hAnsi="Times New Roman" w:hint="eastAsia"/>
            <w:sz w:val="24"/>
            <w:szCs w:val="24"/>
          </w:rPr>
          <w:t>将</w:t>
        </w:r>
      </w:ins>
      <w:ins w:id="324" w:author="Jim Xie (RD-AS)" w:date="2024-11-06T14:46:00Z">
        <w:r w:rsidR="00262B91">
          <w:rPr>
            <w:rFonts w:ascii="Times New Roman" w:eastAsia="宋体" w:hAnsi="Times New Roman" w:hint="eastAsia"/>
            <w:sz w:val="24"/>
            <w:szCs w:val="24"/>
          </w:rPr>
          <w:t>原始网络</w:t>
        </w:r>
      </w:ins>
      <w:ins w:id="325" w:author="Jim Xie (RD-AS)" w:date="2024-11-06T14:47:00Z">
        <w:r w:rsidR="00262B91">
          <w:rPr>
            <w:rFonts w:ascii="Times New Roman" w:eastAsia="宋体" w:hAnsi="Times New Roman" w:hint="eastAsia"/>
            <w:sz w:val="24"/>
            <w:szCs w:val="24"/>
          </w:rPr>
          <w:t>报文和标签</w:t>
        </w:r>
      </w:ins>
      <w:ins w:id="326" w:author="Jim Xie (RD-AS)" w:date="2024-11-06T14:48:00Z">
        <w:r w:rsidR="00327DF6">
          <w:rPr>
            <w:rFonts w:ascii="Times New Roman" w:eastAsia="宋体" w:hAnsi="Times New Roman" w:hint="eastAsia"/>
            <w:sz w:val="24"/>
            <w:szCs w:val="24"/>
          </w:rPr>
          <w:t>转换为可以</w:t>
        </w:r>
      </w:ins>
      <w:ins w:id="327" w:author="Jim Xie (RD-AS)" w:date="2024-11-06T15:43:00Z">
        <w:r w:rsidR="007105F9">
          <w:rPr>
            <w:rFonts w:ascii="Times New Roman" w:eastAsia="宋体" w:hAnsi="Times New Roman" w:hint="eastAsia"/>
            <w:sz w:val="24"/>
            <w:szCs w:val="24"/>
          </w:rPr>
          <w:t>用来</w:t>
        </w:r>
      </w:ins>
      <w:ins w:id="328" w:author="Jim Xie (RD-AS)" w:date="2024-11-06T14:48:00Z">
        <w:r w:rsidR="00327DF6">
          <w:rPr>
            <w:rFonts w:ascii="Times New Roman" w:eastAsia="宋体" w:hAnsi="Times New Roman" w:hint="eastAsia"/>
            <w:sz w:val="24"/>
            <w:szCs w:val="24"/>
          </w:rPr>
          <w:t>训练模型的数据集，“模型训练”是训练回归</w:t>
        </w:r>
      </w:ins>
      <w:ins w:id="329" w:author="Jim Xie (RD-AS)" w:date="2024-11-06T15:43:00Z">
        <w:r w:rsidR="007105F9">
          <w:rPr>
            <w:rFonts w:ascii="Times New Roman" w:eastAsia="宋体" w:hAnsi="Times New Roman" w:hint="eastAsia"/>
            <w:sz w:val="24"/>
            <w:szCs w:val="24"/>
          </w:rPr>
          <w:t>或</w:t>
        </w:r>
      </w:ins>
      <w:ins w:id="330" w:author="Jim Xie (RD-AS)" w:date="2024-11-06T14:48:00Z">
        <w:r w:rsidR="00327DF6">
          <w:rPr>
            <w:rFonts w:ascii="Times New Roman" w:eastAsia="宋体" w:hAnsi="Times New Roman" w:hint="eastAsia"/>
            <w:sz w:val="24"/>
            <w:szCs w:val="24"/>
          </w:rPr>
          <w:t>分类模型并评估他们</w:t>
        </w:r>
      </w:ins>
      <w:ins w:id="331" w:author="Jim Xie (RD-AS)" w:date="2024-11-06T14:49:00Z">
        <w:r w:rsidR="00327DF6">
          <w:rPr>
            <w:rFonts w:ascii="Times New Roman" w:eastAsia="宋体" w:hAnsi="Times New Roman" w:hint="eastAsia"/>
            <w:sz w:val="24"/>
            <w:szCs w:val="24"/>
          </w:rPr>
          <w:t>的性能。</w:t>
        </w:r>
      </w:ins>
    </w:p>
    <w:p w14:paraId="34D1AF80" w14:textId="77777777" w:rsidR="00F25A6D" w:rsidRDefault="00327DF6" w:rsidP="00F25A6D">
      <w:pPr>
        <w:spacing w:line="360" w:lineRule="auto"/>
        <w:ind w:firstLineChars="200" w:firstLine="480"/>
        <w:rPr>
          <w:ins w:id="332" w:author="Jim Xie (RD-AS)" w:date="2024-11-06T14:57:00Z"/>
          <w:rFonts w:ascii="Times New Roman" w:eastAsia="宋体" w:hAnsi="Times New Roman"/>
          <w:sz w:val="24"/>
          <w:szCs w:val="24"/>
        </w:rPr>
      </w:pPr>
      <w:ins w:id="333" w:author="Jim Xie (RD-AS)" w:date="2024-11-06T14:49:00Z">
        <w:r>
          <w:rPr>
            <w:rFonts w:ascii="Times New Roman" w:eastAsia="宋体" w:hAnsi="Times New Roman" w:hint="eastAsia"/>
            <w:sz w:val="24"/>
            <w:szCs w:val="24"/>
          </w:rPr>
          <w:t>数据集构造：</w:t>
        </w:r>
      </w:ins>
      <w:ins w:id="334" w:author="Jim Xie (RD-AS)" w:date="2024-11-06T11:53:00Z">
        <w:r w:rsidR="007E5CD6" w:rsidRPr="007E5CD6">
          <w:rPr>
            <w:rFonts w:ascii="Times New Roman" w:eastAsia="宋体" w:hAnsi="Times New Roman"/>
            <w:sz w:val="24"/>
            <w:szCs w:val="24"/>
            <w:rPrChange w:id="335" w:author="Jim Xie (RD-AS)" w:date="2024-11-06T11:53:00Z">
              <w:rPr>
                <w:rFonts w:ascii="宋体" w:eastAsia="宋体" w:hAnsi="宋体" w:cs="宋体"/>
                <w:kern w:val="0"/>
                <w:sz w:val="24"/>
                <w:szCs w:val="24"/>
              </w:rPr>
            </w:rPrChange>
          </w:rPr>
          <w:t>首先</w:t>
        </w:r>
      </w:ins>
      <w:ins w:id="336" w:author="Jim Xie (RD-AS)" w:date="2024-11-06T14:31:00Z">
        <w:r w:rsidR="00227AC9">
          <w:rPr>
            <w:rFonts w:ascii="Times New Roman" w:eastAsia="宋体" w:hAnsi="Times New Roman" w:hint="eastAsia"/>
            <w:sz w:val="24"/>
            <w:szCs w:val="24"/>
          </w:rPr>
          <w:t>，</w:t>
        </w:r>
      </w:ins>
      <w:ins w:id="337" w:author="Jim Xie (RD-AS)" w:date="2024-11-06T11:53:00Z">
        <w:r w:rsidR="007E5CD6" w:rsidRPr="007E5CD6">
          <w:rPr>
            <w:rFonts w:ascii="Times New Roman" w:eastAsia="宋体" w:hAnsi="Times New Roman"/>
            <w:sz w:val="24"/>
            <w:szCs w:val="24"/>
            <w:rPrChange w:id="338" w:author="Jim Xie (RD-AS)" w:date="2024-11-06T11:53:00Z">
              <w:rPr>
                <w:rFonts w:ascii="宋体" w:eastAsia="宋体" w:hAnsi="宋体" w:cs="宋体"/>
                <w:kern w:val="0"/>
                <w:sz w:val="24"/>
                <w:szCs w:val="24"/>
              </w:rPr>
            </w:rPrChange>
          </w:rPr>
          <w:t>从</w:t>
        </w:r>
        <w:r w:rsidR="007E5CD6" w:rsidRPr="007E5CD6">
          <w:rPr>
            <w:rFonts w:ascii="Times New Roman" w:eastAsia="宋体" w:hAnsi="Times New Roman"/>
            <w:sz w:val="24"/>
            <w:szCs w:val="24"/>
            <w:rPrChange w:id="339" w:author="Jim Xie (RD-AS)" w:date="2024-11-06T11:53:00Z">
              <w:rPr>
                <w:rFonts w:ascii="宋体" w:eastAsia="宋体" w:hAnsi="宋体" w:cs="宋体"/>
                <w:kern w:val="0"/>
                <w:sz w:val="24"/>
                <w:szCs w:val="24"/>
              </w:rPr>
            </w:rPrChange>
          </w:rPr>
          <w:t>PCAP</w:t>
        </w:r>
        <w:r w:rsidR="007E5CD6" w:rsidRPr="007E5CD6">
          <w:rPr>
            <w:rFonts w:ascii="Times New Roman" w:eastAsia="宋体" w:hAnsi="Times New Roman"/>
            <w:sz w:val="24"/>
            <w:szCs w:val="24"/>
            <w:rPrChange w:id="340" w:author="Jim Xie (RD-AS)" w:date="2024-11-06T11:53:00Z">
              <w:rPr>
                <w:rFonts w:ascii="宋体" w:eastAsia="宋体" w:hAnsi="宋体" w:cs="宋体"/>
                <w:kern w:val="0"/>
                <w:sz w:val="24"/>
                <w:szCs w:val="24"/>
              </w:rPr>
            </w:rPrChange>
          </w:rPr>
          <w:t>文件中提取网络流量数据，并通过滑动窗口方</w:t>
        </w:r>
      </w:ins>
    </w:p>
    <w:p w14:paraId="6B4689BB" w14:textId="77777777" w:rsidR="00F25A6D" w:rsidRDefault="007E5CD6" w:rsidP="007E5CD6">
      <w:pPr>
        <w:spacing w:line="360" w:lineRule="auto"/>
        <w:rPr>
          <w:ins w:id="341" w:author="Jim Xie (RD-AS)" w:date="2024-11-06T14:57:00Z"/>
          <w:rFonts w:ascii="Times New Roman" w:eastAsia="宋体" w:hAnsi="Times New Roman"/>
          <w:sz w:val="24"/>
          <w:szCs w:val="24"/>
        </w:rPr>
      </w:pPr>
      <w:ins w:id="342" w:author="Jim Xie (RD-AS)" w:date="2024-11-06T11:53:00Z">
        <w:r w:rsidRPr="007E5CD6">
          <w:rPr>
            <w:rFonts w:ascii="Times New Roman" w:eastAsia="宋体" w:hAnsi="Times New Roman"/>
            <w:sz w:val="24"/>
            <w:szCs w:val="24"/>
            <w:rPrChange w:id="343" w:author="Jim Xie (RD-AS)" w:date="2024-11-06T11:53:00Z">
              <w:rPr>
                <w:rFonts w:ascii="宋体" w:eastAsia="宋体" w:hAnsi="宋体" w:cs="宋体"/>
                <w:kern w:val="0"/>
                <w:sz w:val="24"/>
                <w:szCs w:val="24"/>
              </w:rPr>
            </w:rPrChange>
          </w:rPr>
          <w:t>法将流量数据划分为多个流量</w:t>
        </w:r>
      </w:ins>
      <w:ins w:id="344" w:author="Jim Xie (RD-AS)" w:date="2024-11-06T14:39:00Z">
        <w:r w:rsidR="00BF68FE">
          <w:rPr>
            <w:rFonts w:ascii="Times New Roman" w:eastAsia="宋体" w:hAnsi="Times New Roman" w:hint="eastAsia"/>
            <w:sz w:val="24"/>
            <w:szCs w:val="24"/>
          </w:rPr>
          <w:t>序列</w:t>
        </w:r>
      </w:ins>
      <w:ins w:id="345" w:author="Jim Xie (RD-AS)" w:date="2024-11-06T11:53:00Z">
        <w:r w:rsidRPr="007E5CD6">
          <w:rPr>
            <w:rFonts w:ascii="Times New Roman" w:eastAsia="宋体" w:hAnsi="Times New Roman"/>
            <w:sz w:val="24"/>
            <w:szCs w:val="24"/>
            <w:rPrChange w:id="346" w:author="Jim Xie (RD-AS)" w:date="2024-11-06T11:53:00Z">
              <w:rPr>
                <w:rFonts w:ascii="宋体" w:eastAsia="宋体" w:hAnsi="宋体" w:cs="宋体"/>
                <w:kern w:val="0"/>
                <w:sz w:val="24"/>
                <w:szCs w:val="24"/>
              </w:rPr>
            </w:rPrChange>
          </w:rPr>
          <w:t>和</w:t>
        </w:r>
      </w:ins>
      <w:ins w:id="347" w:author="Jim Xie (RD-AS)" w:date="2024-11-06T13:54:00Z">
        <w:r w:rsidR="008A4D41">
          <w:rPr>
            <w:rFonts w:ascii="Times New Roman" w:eastAsia="宋体" w:hAnsi="Times New Roman" w:hint="eastAsia"/>
            <w:sz w:val="24"/>
            <w:szCs w:val="24"/>
          </w:rPr>
          <w:t>对应</w:t>
        </w:r>
      </w:ins>
      <w:ins w:id="348" w:author="Jim Xie (RD-AS)" w:date="2024-11-06T11:53:00Z">
        <w:r w:rsidRPr="007E5CD6">
          <w:rPr>
            <w:rFonts w:ascii="Times New Roman" w:eastAsia="宋体" w:hAnsi="Times New Roman"/>
            <w:sz w:val="24"/>
            <w:szCs w:val="24"/>
            <w:rPrChange w:id="349" w:author="Jim Xie (RD-AS)" w:date="2024-11-06T11:53:00Z">
              <w:rPr>
                <w:rFonts w:ascii="宋体" w:eastAsia="宋体" w:hAnsi="宋体" w:cs="宋体"/>
                <w:kern w:val="0"/>
                <w:sz w:val="24"/>
                <w:szCs w:val="24"/>
              </w:rPr>
            </w:rPrChange>
          </w:rPr>
          <w:t>标签</w:t>
        </w:r>
      </w:ins>
      <w:ins w:id="350" w:author="Jim Xie (RD-AS)" w:date="2024-11-06T14:39:00Z">
        <w:r w:rsidR="00BF68FE">
          <w:rPr>
            <w:rFonts w:ascii="Times New Roman" w:eastAsia="宋体" w:hAnsi="Times New Roman" w:hint="eastAsia"/>
            <w:sz w:val="24"/>
            <w:szCs w:val="24"/>
          </w:rPr>
          <w:t>序列</w:t>
        </w:r>
      </w:ins>
      <w:ins w:id="351" w:author="Jim Xie (RD-AS)" w:date="2024-11-06T14:32:00Z">
        <w:r w:rsidR="00446EE3">
          <w:rPr>
            <w:rFonts w:ascii="Times New Roman" w:eastAsia="宋体" w:hAnsi="Times New Roman" w:hint="eastAsia"/>
            <w:sz w:val="24"/>
            <w:szCs w:val="24"/>
          </w:rPr>
          <w:t>，每个</w:t>
        </w:r>
      </w:ins>
      <w:ins w:id="352" w:author="Jim Xie (RD-AS)" w:date="2024-11-06T14:39:00Z">
        <w:r w:rsidR="00BF68FE">
          <w:rPr>
            <w:rFonts w:ascii="Times New Roman" w:eastAsia="宋体" w:hAnsi="Times New Roman" w:hint="eastAsia"/>
            <w:sz w:val="24"/>
            <w:szCs w:val="24"/>
          </w:rPr>
          <w:t>流量序列</w:t>
        </w:r>
      </w:ins>
      <w:ins w:id="353" w:author="Jim Xie (RD-AS)" w:date="2024-11-06T14:32:00Z">
        <w:r w:rsidR="00446EE3">
          <w:rPr>
            <w:rFonts w:ascii="Times New Roman" w:eastAsia="宋体" w:hAnsi="Times New Roman" w:hint="eastAsia"/>
            <w:sz w:val="24"/>
            <w:szCs w:val="24"/>
          </w:rPr>
          <w:t>是一</w:t>
        </w:r>
      </w:ins>
      <w:ins w:id="354" w:author="Jim Xie (RD-AS)" w:date="2024-11-06T14:39:00Z">
        <w:r w:rsidR="00BF68FE">
          <w:rPr>
            <w:rFonts w:ascii="Times New Roman" w:eastAsia="宋体" w:hAnsi="Times New Roman" w:hint="eastAsia"/>
            <w:sz w:val="24"/>
            <w:szCs w:val="24"/>
          </w:rPr>
          <w:t>组</w:t>
        </w:r>
      </w:ins>
      <w:ins w:id="355" w:author="Jim Xie (RD-AS)" w:date="2024-11-06T14:40:00Z">
        <w:r w:rsidR="0002338A">
          <w:rPr>
            <w:rFonts w:ascii="Times New Roman" w:eastAsia="宋体" w:hAnsi="Times New Roman" w:hint="eastAsia"/>
            <w:sz w:val="24"/>
            <w:szCs w:val="24"/>
          </w:rPr>
          <w:t>由网络</w:t>
        </w:r>
      </w:ins>
      <w:ins w:id="356" w:author="Jim Xie (RD-AS)" w:date="2024-11-06T14:33:00Z">
        <w:r w:rsidR="00446EE3">
          <w:rPr>
            <w:rFonts w:ascii="Times New Roman" w:eastAsia="宋体" w:hAnsi="Times New Roman" w:hint="eastAsia"/>
            <w:sz w:val="24"/>
            <w:szCs w:val="24"/>
          </w:rPr>
          <w:t>报文</w:t>
        </w:r>
      </w:ins>
      <w:ins w:id="357" w:author="Jim Xie (RD-AS)" w:date="2024-11-06T14:39:00Z">
        <w:r w:rsidR="0002338A">
          <w:rPr>
            <w:rFonts w:ascii="Times New Roman" w:eastAsia="宋体" w:hAnsi="Times New Roman" w:hint="eastAsia"/>
            <w:sz w:val="24"/>
            <w:szCs w:val="24"/>
          </w:rPr>
          <w:t>组成的</w:t>
        </w:r>
      </w:ins>
      <w:ins w:id="358" w:author="Jim Xie (RD-AS)" w:date="2024-11-06T14:33:00Z">
        <w:r w:rsidR="00446EE3">
          <w:rPr>
            <w:rFonts w:ascii="Times New Roman" w:eastAsia="宋体" w:hAnsi="Times New Roman" w:hint="eastAsia"/>
            <w:sz w:val="24"/>
            <w:szCs w:val="24"/>
          </w:rPr>
          <w:t>序列，每个标签</w:t>
        </w:r>
      </w:ins>
      <w:ins w:id="359" w:author="Jim Xie (RD-AS)" w:date="2024-11-06T14:39:00Z">
        <w:r w:rsidR="0002338A">
          <w:rPr>
            <w:rFonts w:ascii="Times New Roman" w:eastAsia="宋体" w:hAnsi="Times New Roman" w:hint="eastAsia"/>
            <w:sz w:val="24"/>
            <w:szCs w:val="24"/>
          </w:rPr>
          <w:t>序列</w:t>
        </w:r>
      </w:ins>
      <w:ins w:id="360" w:author="Jim Xie (RD-AS)" w:date="2024-11-06T14:33:00Z">
        <w:r w:rsidR="00446EE3">
          <w:rPr>
            <w:rFonts w:ascii="Times New Roman" w:eastAsia="宋体" w:hAnsi="Times New Roman" w:hint="eastAsia"/>
            <w:sz w:val="24"/>
            <w:szCs w:val="24"/>
          </w:rPr>
          <w:t>是一</w:t>
        </w:r>
      </w:ins>
      <w:ins w:id="361" w:author="Jim Xie (RD-AS)" w:date="2024-11-06T14:39:00Z">
        <w:r w:rsidR="0002338A">
          <w:rPr>
            <w:rFonts w:ascii="Times New Roman" w:eastAsia="宋体" w:hAnsi="Times New Roman" w:hint="eastAsia"/>
            <w:sz w:val="24"/>
            <w:szCs w:val="24"/>
          </w:rPr>
          <w:t>组</w:t>
        </w:r>
      </w:ins>
      <w:ins w:id="362" w:author="Jim Xie (RD-AS)" w:date="2024-11-06T14:40:00Z">
        <w:r w:rsidR="0002338A">
          <w:rPr>
            <w:rFonts w:ascii="Times New Roman" w:eastAsia="宋体" w:hAnsi="Times New Roman" w:hint="eastAsia"/>
            <w:sz w:val="24"/>
            <w:szCs w:val="24"/>
          </w:rPr>
          <w:t>由</w:t>
        </w:r>
      </w:ins>
      <w:ins w:id="363" w:author="Jim Xie (RD-AS)" w:date="2024-11-06T14:33:00Z">
        <w:r w:rsidR="00446EE3">
          <w:rPr>
            <w:rFonts w:ascii="Times New Roman" w:eastAsia="宋体" w:hAnsi="Times New Roman" w:hint="eastAsia"/>
            <w:sz w:val="24"/>
            <w:szCs w:val="24"/>
          </w:rPr>
          <w:t>原始标签</w:t>
        </w:r>
      </w:ins>
      <w:ins w:id="364" w:author="Jim Xie (RD-AS)" w:date="2024-11-06T14:40:00Z">
        <w:r w:rsidR="0002338A">
          <w:rPr>
            <w:rFonts w:ascii="Times New Roman" w:eastAsia="宋体" w:hAnsi="Times New Roman" w:hint="eastAsia"/>
            <w:sz w:val="24"/>
            <w:szCs w:val="24"/>
          </w:rPr>
          <w:t>组成的</w:t>
        </w:r>
      </w:ins>
      <w:ins w:id="365" w:author="Jim Xie (RD-AS)" w:date="2024-11-06T14:33:00Z">
        <w:r w:rsidR="00446EE3">
          <w:rPr>
            <w:rFonts w:ascii="Times New Roman" w:eastAsia="宋体" w:hAnsi="Times New Roman" w:hint="eastAsia"/>
            <w:sz w:val="24"/>
            <w:szCs w:val="24"/>
          </w:rPr>
          <w:t>序列</w:t>
        </w:r>
      </w:ins>
      <w:ins w:id="366" w:author="Jim Xie (RD-AS)" w:date="2024-11-06T11:53:00Z">
        <w:r w:rsidRPr="007E5CD6">
          <w:rPr>
            <w:rFonts w:ascii="Times New Roman" w:eastAsia="宋体" w:hAnsi="Times New Roman"/>
            <w:sz w:val="24"/>
            <w:szCs w:val="24"/>
            <w:rPrChange w:id="367" w:author="Jim Xie (RD-AS)" w:date="2024-11-06T11:53:00Z">
              <w:rPr>
                <w:rFonts w:ascii="宋体" w:eastAsia="宋体" w:hAnsi="宋体" w:cs="宋体"/>
                <w:kern w:val="0"/>
                <w:sz w:val="24"/>
                <w:szCs w:val="24"/>
              </w:rPr>
            </w:rPrChange>
          </w:rPr>
          <w:t>。</w:t>
        </w:r>
      </w:ins>
      <w:ins w:id="368" w:author="Jim Xie (RD-AS)" w:date="2024-11-06T14:31:00Z">
        <w:r w:rsidR="00227AC9">
          <w:rPr>
            <w:rFonts w:ascii="Times New Roman" w:eastAsia="宋体" w:hAnsi="Times New Roman" w:hint="eastAsia"/>
            <w:sz w:val="24"/>
            <w:szCs w:val="24"/>
          </w:rPr>
          <w:t>然后，</w:t>
        </w:r>
      </w:ins>
      <w:ins w:id="369" w:author="Jim Xie (RD-AS)" w:date="2024-11-06T14:37:00Z">
        <w:r w:rsidR="005D15F6">
          <w:rPr>
            <w:rFonts w:ascii="Times New Roman" w:eastAsia="宋体" w:hAnsi="Times New Roman" w:hint="eastAsia"/>
            <w:sz w:val="24"/>
            <w:szCs w:val="24"/>
          </w:rPr>
          <w:t>通过</w:t>
        </w:r>
      </w:ins>
      <w:ins w:id="370" w:author="Jim Xie (RD-AS)" w:date="2024-11-06T14:41:00Z">
        <w:r w:rsidR="008A2EDA">
          <w:rPr>
            <w:rFonts w:ascii="Times New Roman" w:eastAsia="宋体" w:hAnsi="Times New Roman" w:hint="eastAsia"/>
            <w:sz w:val="24"/>
            <w:szCs w:val="24"/>
          </w:rPr>
          <w:t>特征选择和</w:t>
        </w:r>
      </w:ins>
      <w:ins w:id="371" w:author="Jim Xie (RD-AS)" w:date="2024-11-06T14:37:00Z">
        <w:r w:rsidR="005D15F6">
          <w:rPr>
            <w:rFonts w:ascii="Times New Roman" w:eastAsia="宋体" w:hAnsi="Times New Roman" w:hint="eastAsia"/>
            <w:sz w:val="24"/>
            <w:szCs w:val="24"/>
          </w:rPr>
          <w:t>Flatten</w:t>
        </w:r>
        <w:r w:rsidR="005D15F6">
          <w:rPr>
            <w:rFonts w:ascii="Times New Roman" w:eastAsia="宋体" w:hAnsi="Times New Roman" w:hint="eastAsia"/>
            <w:sz w:val="24"/>
            <w:szCs w:val="24"/>
          </w:rPr>
          <w:t>操作，将二维的流量</w:t>
        </w:r>
      </w:ins>
      <w:ins w:id="372" w:author="Jim Xie (RD-AS)" w:date="2024-11-06T14:41:00Z">
        <w:r w:rsidR="008A2EDA">
          <w:rPr>
            <w:rFonts w:ascii="Times New Roman" w:eastAsia="宋体" w:hAnsi="Times New Roman" w:hint="eastAsia"/>
            <w:sz w:val="24"/>
            <w:szCs w:val="24"/>
          </w:rPr>
          <w:t>序列</w:t>
        </w:r>
      </w:ins>
      <w:ins w:id="373" w:author="Jim Xie (RD-AS)" w:date="2024-11-06T14:37:00Z">
        <w:r w:rsidR="005D15F6">
          <w:rPr>
            <w:rFonts w:ascii="Times New Roman" w:eastAsia="宋体" w:hAnsi="Times New Roman" w:hint="eastAsia"/>
            <w:sz w:val="24"/>
            <w:szCs w:val="24"/>
          </w:rPr>
          <w:t>，转换为</w:t>
        </w:r>
      </w:ins>
      <w:ins w:id="374" w:author="Jim Xie (RD-AS)" w:date="2024-11-06T14:42:00Z">
        <w:r w:rsidR="008A2EDA">
          <w:rPr>
            <w:rFonts w:ascii="Times New Roman" w:eastAsia="宋体" w:hAnsi="Times New Roman" w:hint="eastAsia"/>
            <w:sz w:val="24"/>
            <w:szCs w:val="24"/>
          </w:rPr>
          <w:t>流量特征；通过</w:t>
        </w:r>
        <w:r w:rsidR="008A2EDA">
          <w:rPr>
            <w:rFonts w:ascii="Times New Roman" w:eastAsia="宋体" w:hAnsi="Times New Roman" w:hint="eastAsia"/>
            <w:sz w:val="24"/>
            <w:szCs w:val="24"/>
          </w:rPr>
          <w:t>SSPE</w:t>
        </w:r>
        <w:r w:rsidR="008A2EDA">
          <w:rPr>
            <w:rFonts w:ascii="Times New Roman" w:eastAsia="宋体" w:hAnsi="Times New Roman" w:hint="eastAsia"/>
            <w:sz w:val="24"/>
            <w:szCs w:val="24"/>
          </w:rPr>
          <w:t>算法将标签序列转换为频谱标签。</w:t>
        </w:r>
      </w:ins>
      <w:ins w:id="375" w:author="Jim Xie (RD-AS)" w:date="2024-11-06T14:44:00Z">
        <w:r w:rsidR="008A2EDA">
          <w:rPr>
            <w:rFonts w:ascii="Times New Roman" w:eastAsia="宋体" w:hAnsi="Times New Roman" w:hint="eastAsia"/>
            <w:sz w:val="24"/>
            <w:szCs w:val="24"/>
          </w:rPr>
          <w:t>最后，使用流量特征和频谱标签</w:t>
        </w:r>
      </w:ins>
      <w:ins w:id="376" w:author="Jim Xie (RD-AS)" w:date="2024-11-06T14:43:00Z">
        <w:r w:rsidR="008A2EDA">
          <w:rPr>
            <w:rFonts w:ascii="Times New Roman" w:eastAsia="宋体" w:hAnsi="Times New Roman" w:hint="eastAsia"/>
            <w:sz w:val="24"/>
            <w:szCs w:val="24"/>
          </w:rPr>
          <w:t>构造新的数据集，</w:t>
        </w:r>
      </w:ins>
      <w:ins w:id="377" w:author="Jim Xie (RD-AS)" w:date="2024-11-06T11:53:00Z">
        <w:r w:rsidRPr="007E5CD6">
          <w:rPr>
            <w:rFonts w:ascii="Times New Roman" w:eastAsia="宋体" w:hAnsi="Times New Roman"/>
            <w:sz w:val="24"/>
            <w:szCs w:val="24"/>
            <w:rPrChange w:id="378" w:author="Jim Xie (RD-AS)" w:date="2024-11-06T11:53:00Z">
              <w:rPr>
                <w:rFonts w:ascii="宋体" w:eastAsia="宋体" w:hAnsi="宋体" w:cs="宋体"/>
                <w:kern w:val="0"/>
                <w:sz w:val="24"/>
                <w:szCs w:val="24"/>
              </w:rPr>
            </w:rPrChange>
          </w:rPr>
          <w:t>用于后续模型训练。</w:t>
        </w:r>
      </w:ins>
    </w:p>
    <w:p w14:paraId="0C1EA8AC" w14:textId="77777777" w:rsidR="00F7719D" w:rsidRDefault="00327DF6" w:rsidP="000E24DB">
      <w:pPr>
        <w:spacing w:line="360" w:lineRule="auto"/>
        <w:ind w:firstLineChars="200" w:firstLine="480"/>
        <w:rPr>
          <w:ins w:id="379" w:author="Jim Xie (RD-AS)" w:date="2024-11-06T17:39:00Z"/>
          <w:rFonts w:ascii="Times New Roman" w:eastAsia="宋体" w:hAnsi="Times New Roman"/>
          <w:kern w:val="0"/>
          <w:sz w:val="24"/>
          <w:szCs w:val="24"/>
        </w:rPr>
      </w:pPr>
      <w:ins w:id="380" w:author="Jim Xie (RD-AS)" w:date="2024-11-06T14:49:00Z">
        <w:r w:rsidRPr="00527ADA">
          <w:rPr>
            <w:rFonts w:ascii="Times New Roman" w:eastAsia="宋体" w:hAnsi="Times New Roman" w:hint="eastAsia"/>
            <w:kern w:val="0"/>
            <w:sz w:val="24"/>
            <w:szCs w:val="24"/>
            <w:rPrChange w:id="381" w:author="Jim Xie (RD-AS)" w:date="2024-11-06T14:58:00Z">
              <w:rPr>
                <w:rFonts w:ascii="Times New Roman" w:eastAsia="宋体" w:hAnsi="Times New Roman" w:hint="eastAsia"/>
                <w:sz w:val="24"/>
                <w:szCs w:val="24"/>
              </w:rPr>
            </w:rPrChange>
          </w:rPr>
          <w:t>模型训练</w:t>
        </w:r>
      </w:ins>
      <w:ins w:id="382" w:author="Jim Xie (RD-AS)" w:date="2024-11-06T14:55:00Z">
        <w:r w:rsidR="00F25A6D" w:rsidRPr="00527ADA">
          <w:rPr>
            <w:rFonts w:ascii="Times New Roman" w:eastAsia="宋体" w:hAnsi="Times New Roman" w:hint="eastAsia"/>
            <w:kern w:val="0"/>
            <w:sz w:val="24"/>
            <w:szCs w:val="24"/>
            <w:rPrChange w:id="383" w:author="Jim Xie (RD-AS)" w:date="2024-11-06T14:58:00Z">
              <w:rPr>
                <w:rFonts w:ascii="Times New Roman" w:eastAsia="宋体" w:hAnsi="Times New Roman" w:hint="eastAsia"/>
                <w:sz w:val="24"/>
                <w:szCs w:val="24"/>
              </w:rPr>
            </w:rPrChange>
          </w:rPr>
          <w:t>：</w:t>
        </w:r>
      </w:ins>
      <w:ins w:id="384" w:author="Jim Xie (RD-AS)" w:date="2024-11-06T17:40:00Z">
        <w:r w:rsidR="00F7719D">
          <w:rPr>
            <w:rFonts w:ascii="Times New Roman" w:eastAsia="宋体" w:hAnsi="Times New Roman" w:hint="eastAsia"/>
            <w:kern w:val="0"/>
            <w:sz w:val="24"/>
            <w:szCs w:val="24"/>
          </w:rPr>
          <w:t>本研究通过两组实验，分别</w:t>
        </w:r>
      </w:ins>
      <w:ins w:id="385" w:author="Jim Xie (RD-AS)" w:date="2024-11-06T21:18:00Z">
        <w:r w:rsidR="0070093F">
          <w:rPr>
            <w:rFonts w:ascii="Times New Roman" w:eastAsia="宋体" w:hAnsi="Times New Roman" w:hint="eastAsia"/>
            <w:kern w:val="0"/>
            <w:sz w:val="24"/>
            <w:szCs w:val="24"/>
          </w:rPr>
          <w:t>通过训练</w:t>
        </w:r>
      </w:ins>
      <w:ins w:id="386" w:author="Jim Xie (RD-AS)" w:date="2024-11-06T17:40:00Z">
        <w:r w:rsidR="00F7719D">
          <w:rPr>
            <w:rFonts w:ascii="Times New Roman" w:eastAsia="宋体" w:hAnsi="Times New Roman" w:hint="eastAsia"/>
            <w:kern w:val="0"/>
            <w:sz w:val="24"/>
            <w:szCs w:val="24"/>
          </w:rPr>
          <w:t>分类模型和回归模型，来验证</w:t>
        </w:r>
        <w:r w:rsidR="00F7719D">
          <w:rPr>
            <w:rFonts w:ascii="Times New Roman" w:eastAsia="宋体" w:hAnsi="Times New Roman" w:hint="eastAsia"/>
            <w:kern w:val="0"/>
            <w:sz w:val="24"/>
            <w:szCs w:val="24"/>
          </w:rPr>
          <w:t>SSPE</w:t>
        </w:r>
      </w:ins>
      <w:ins w:id="387" w:author="Jim Xie (RD-AS)" w:date="2024-11-06T19:25:00Z">
        <w:r w:rsidR="00696EC1">
          <w:rPr>
            <w:rFonts w:ascii="Times New Roman" w:eastAsia="宋体" w:hAnsi="Times New Roman" w:hint="eastAsia"/>
            <w:kern w:val="0"/>
            <w:sz w:val="24"/>
            <w:szCs w:val="24"/>
          </w:rPr>
          <w:t>对异常</w:t>
        </w:r>
      </w:ins>
      <w:ins w:id="388" w:author="Jim Xie (RD-AS)" w:date="2024-11-06T19:26:00Z">
        <w:r w:rsidR="00696EC1">
          <w:rPr>
            <w:rFonts w:ascii="Times New Roman" w:eastAsia="宋体" w:hAnsi="Times New Roman" w:hint="eastAsia"/>
            <w:kern w:val="0"/>
            <w:sz w:val="24"/>
            <w:szCs w:val="24"/>
          </w:rPr>
          <w:t>流量</w:t>
        </w:r>
      </w:ins>
      <w:ins w:id="389" w:author="Jim Xie (RD-AS)" w:date="2024-11-06T17:40:00Z">
        <w:r w:rsidR="00F7719D">
          <w:rPr>
            <w:rFonts w:ascii="Times New Roman" w:eastAsia="宋体" w:hAnsi="Times New Roman" w:hint="eastAsia"/>
            <w:kern w:val="0"/>
            <w:sz w:val="24"/>
            <w:szCs w:val="24"/>
          </w:rPr>
          <w:t>的识别效果</w:t>
        </w:r>
      </w:ins>
      <w:ins w:id="390" w:author="Jim Xie (RD-AS)" w:date="2024-11-06T19:26:00Z">
        <w:r w:rsidR="00696EC1">
          <w:rPr>
            <w:rFonts w:ascii="Times New Roman" w:eastAsia="宋体" w:hAnsi="Times New Roman" w:hint="eastAsia"/>
            <w:kern w:val="0"/>
            <w:sz w:val="24"/>
            <w:szCs w:val="24"/>
          </w:rPr>
          <w:t>：</w:t>
        </w:r>
      </w:ins>
      <w:ins w:id="391" w:author="Jim Xie (RD-AS)" w:date="2024-11-06T17:38:00Z">
        <w:r w:rsidR="00F7719D">
          <w:rPr>
            <w:rFonts w:ascii="Times New Roman" w:eastAsia="宋体" w:hAnsi="Times New Roman" w:hint="eastAsia"/>
            <w:kern w:val="0"/>
            <w:sz w:val="24"/>
            <w:szCs w:val="24"/>
          </w:rPr>
          <w:t>首先，</w:t>
        </w:r>
      </w:ins>
      <w:ins w:id="392" w:author="Jim Xie (RD-AS)" w:date="2024-11-06T11:53:00Z">
        <w:r w:rsidR="007E5CD6" w:rsidRPr="00527ADA">
          <w:rPr>
            <w:rFonts w:ascii="Times New Roman" w:eastAsia="宋体" w:hAnsi="Times New Roman"/>
            <w:kern w:val="0"/>
            <w:sz w:val="24"/>
            <w:szCs w:val="24"/>
            <w:rPrChange w:id="393" w:author="Jim Xie (RD-AS)" w:date="2024-11-06T14:58:00Z">
              <w:rPr>
                <w:rFonts w:ascii="宋体" w:eastAsia="宋体" w:hAnsi="宋体" w:cs="宋体"/>
                <w:kern w:val="0"/>
                <w:sz w:val="24"/>
                <w:szCs w:val="24"/>
              </w:rPr>
            </w:rPrChange>
          </w:rPr>
          <w:t>对数据集进行了采样</w:t>
        </w:r>
      </w:ins>
      <w:ins w:id="394" w:author="Jim Xie (RD-AS)" w:date="2024-11-06T14:58:00Z">
        <w:r w:rsidR="005439FA">
          <w:rPr>
            <w:rFonts w:ascii="Times New Roman" w:eastAsia="宋体" w:hAnsi="Times New Roman" w:hint="eastAsia"/>
            <w:kern w:val="0"/>
            <w:sz w:val="24"/>
            <w:szCs w:val="24"/>
          </w:rPr>
          <w:t>，划分为训练集和测试集</w:t>
        </w:r>
      </w:ins>
      <w:ins w:id="395" w:author="Jim Xie (RD-AS)" w:date="2024-11-06T17:42:00Z">
        <w:r w:rsidR="00977C22">
          <w:rPr>
            <w:rFonts w:ascii="Times New Roman" w:eastAsia="宋体" w:hAnsi="Times New Roman" w:hint="eastAsia"/>
            <w:kern w:val="0"/>
            <w:sz w:val="24"/>
            <w:szCs w:val="24"/>
          </w:rPr>
          <w:t>。</w:t>
        </w:r>
      </w:ins>
      <w:ins w:id="396" w:author="Jim Xie (RD-AS)" w:date="2024-11-06T15:44:00Z">
        <w:r w:rsidR="00705CB4">
          <w:rPr>
            <w:rFonts w:ascii="Times New Roman" w:eastAsia="宋体" w:hAnsi="Times New Roman" w:hint="eastAsia"/>
            <w:kern w:val="0"/>
            <w:sz w:val="24"/>
            <w:szCs w:val="24"/>
          </w:rPr>
          <w:t>然后</w:t>
        </w:r>
      </w:ins>
      <w:ins w:id="397" w:author="Jim Xie (RD-AS)" w:date="2024-11-06T17:39:00Z">
        <w:r w:rsidR="00F7719D">
          <w:rPr>
            <w:rFonts w:ascii="Times New Roman" w:eastAsia="宋体" w:hAnsi="Times New Roman" w:hint="eastAsia"/>
            <w:kern w:val="0"/>
            <w:sz w:val="24"/>
            <w:szCs w:val="24"/>
          </w:rPr>
          <w:t>，</w:t>
        </w:r>
      </w:ins>
      <w:ins w:id="398" w:author="Jim Xie (RD-AS)" w:date="2024-11-06T17:43:00Z">
        <w:r w:rsidR="00977C22">
          <w:rPr>
            <w:rFonts w:ascii="Times New Roman" w:eastAsia="宋体" w:hAnsi="Times New Roman" w:hint="eastAsia"/>
            <w:kern w:val="0"/>
            <w:sz w:val="24"/>
            <w:szCs w:val="24"/>
          </w:rPr>
          <w:t>对于二分类模型，</w:t>
        </w:r>
      </w:ins>
      <w:ins w:id="399" w:author="Jim Xie (RD-AS)" w:date="2024-11-06T17:40:00Z">
        <w:r w:rsidR="00F7719D">
          <w:rPr>
            <w:rFonts w:ascii="Times New Roman" w:eastAsia="宋体" w:hAnsi="Times New Roman" w:hint="eastAsia"/>
            <w:kern w:val="0"/>
            <w:sz w:val="24"/>
            <w:szCs w:val="24"/>
          </w:rPr>
          <w:t>将频谱标签二值化</w:t>
        </w:r>
      </w:ins>
      <w:ins w:id="400" w:author="Jim Xie (RD-AS)" w:date="2024-11-06T17:44:00Z">
        <w:r w:rsidR="000E24DB">
          <w:rPr>
            <w:rFonts w:ascii="Times New Roman" w:eastAsia="宋体" w:hAnsi="Times New Roman" w:hint="eastAsia"/>
            <w:kern w:val="0"/>
            <w:sz w:val="24"/>
            <w:szCs w:val="24"/>
          </w:rPr>
          <w:t>作为训练标签</w:t>
        </w:r>
      </w:ins>
      <w:ins w:id="401" w:author="Jim Xie (RD-AS)" w:date="2024-11-06T17:40:00Z">
        <w:r w:rsidR="00F7719D">
          <w:rPr>
            <w:rFonts w:ascii="Times New Roman" w:eastAsia="宋体" w:hAnsi="Times New Roman" w:hint="eastAsia"/>
            <w:kern w:val="0"/>
            <w:sz w:val="24"/>
            <w:szCs w:val="24"/>
          </w:rPr>
          <w:t>，</w:t>
        </w:r>
      </w:ins>
      <w:ins w:id="402" w:author="Jim Xie (RD-AS)" w:date="2024-11-06T15:44:00Z">
        <w:r w:rsidR="00705CB4">
          <w:rPr>
            <w:rFonts w:ascii="Times New Roman" w:eastAsia="宋体" w:hAnsi="Times New Roman" w:hint="eastAsia"/>
            <w:kern w:val="0"/>
            <w:sz w:val="24"/>
            <w:szCs w:val="24"/>
          </w:rPr>
          <w:t>训练模型并评估模型的性能</w:t>
        </w:r>
      </w:ins>
      <w:ins w:id="403" w:author="Jim Xie (RD-AS)" w:date="2024-11-06T17:41:00Z">
        <w:r w:rsidR="00F7719D">
          <w:rPr>
            <w:rFonts w:ascii="Times New Roman" w:eastAsia="宋体" w:hAnsi="Times New Roman" w:hint="eastAsia"/>
            <w:kern w:val="0"/>
            <w:sz w:val="24"/>
            <w:szCs w:val="24"/>
          </w:rPr>
          <w:t>；</w:t>
        </w:r>
      </w:ins>
      <w:ins w:id="404" w:author="Jim Xie (RD-AS)" w:date="2024-11-06T17:43:00Z">
        <w:r w:rsidR="00977C22">
          <w:rPr>
            <w:rFonts w:ascii="Times New Roman" w:eastAsia="宋体" w:hAnsi="Times New Roman" w:hint="eastAsia"/>
            <w:kern w:val="0"/>
            <w:sz w:val="24"/>
            <w:szCs w:val="24"/>
          </w:rPr>
          <w:t>对于回归模型，直接</w:t>
        </w:r>
      </w:ins>
      <w:ins w:id="405" w:author="Jim Xie (RD-AS)" w:date="2024-11-06T17:44:00Z">
        <w:r w:rsidR="00977C22">
          <w:rPr>
            <w:rFonts w:ascii="Times New Roman" w:eastAsia="宋体" w:hAnsi="Times New Roman" w:hint="eastAsia"/>
            <w:kern w:val="0"/>
            <w:sz w:val="24"/>
            <w:szCs w:val="24"/>
          </w:rPr>
          <w:t>使用</w:t>
        </w:r>
        <w:r w:rsidR="000E24DB">
          <w:rPr>
            <w:rFonts w:ascii="Times New Roman" w:eastAsia="宋体" w:hAnsi="Times New Roman" w:hint="eastAsia"/>
            <w:kern w:val="0"/>
            <w:sz w:val="24"/>
            <w:szCs w:val="24"/>
          </w:rPr>
          <w:t>频谱标签作为</w:t>
        </w:r>
      </w:ins>
      <w:ins w:id="406" w:author="Jim Xie (RD-AS)" w:date="2024-11-06T17:46:00Z">
        <w:r w:rsidR="000E24DB">
          <w:rPr>
            <w:rFonts w:ascii="Times New Roman" w:eastAsia="宋体" w:hAnsi="Times New Roman" w:hint="eastAsia"/>
            <w:kern w:val="0"/>
            <w:sz w:val="24"/>
            <w:szCs w:val="24"/>
          </w:rPr>
          <w:t>训练</w:t>
        </w:r>
      </w:ins>
      <w:ins w:id="407" w:author="Jim Xie (RD-AS)" w:date="2024-11-06T17:45:00Z">
        <w:r w:rsidR="000E24DB">
          <w:rPr>
            <w:rFonts w:ascii="Times New Roman" w:eastAsia="宋体" w:hAnsi="Times New Roman" w:hint="eastAsia"/>
            <w:kern w:val="0"/>
            <w:sz w:val="24"/>
            <w:szCs w:val="24"/>
          </w:rPr>
          <w:t>标签，</w:t>
        </w:r>
      </w:ins>
      <w:ins w:id="408" w:author="Jim Xie (RD-AS)" w:date="2024-11-06T19:26:00Z">
        <w:r w:rsidR="00696EC1">
          <w:rPr>
            <w:rFonts w:ascii="Times New Roman" w:eastAsia="宋体" w:hAnsi="Times New Roman" w:hint="eastAsia"/>
            <w:kern w:val="0"/>
            <w:sz w:val="24"/>
            <w:szCs w:val="24"/>
          </w:rPr>
          <w:t>通过</w:t>
        </w:r>
      </w:ins>
      <w:ins w:id="409" w:author="Jim Xie (RD-AS)" w:date="2024-11-06T17:42:00Z">
        <w:r w:rsidR="00977C22">
          <w:rPr>
            <w:rFonts w:ascii="Times New Roman" w:eastAsia="宋体" w:hAnsi="Times New Roman" w:hint="eastAsia"/>
            <w:kern w:val="0"/>
            <w:sz w:val="24"/>
            <w:szCs w:val="24"/>
          </w:rPr>
          <w:t>模型输出的频谱值</w:t>
        </w:r>
      </w:ins>
      <w:ins w:id="410" w:author="Jim Xie (RD-AS)" w:date="2024-11-06T19:27:00Z">
        <w:r w:rsidR="00696EC1">
          <w:rPr>
            <w:rFonts w:ascii="Times New Roman" w:eastAsia="宋体" w:hAnsi="Times New Roman" w:hint="eastAsia"/>
            <w:kern w:val="0"/>
            <w:sz w:val="24"/>
            <w:szCs w:val="24"/>
          </w:rPr>
          <w:t>分布</w:t>
        </w:r>
      </w:ins>
      <w:ins w:id="411" w:author="Jim Xie (RD-AS)" w:date="2024-11-06T17:43:00Z">
        <w:r w:rsidR="00977C22">
          <w:rPr>
            <w:rFonts w:ascii="Times New Roman" w:eastAsia="宋体" w:hAnsi="Times New Roman" w:hint="eastAsia"/>
            <w:kern w:val="0"/>
            <w:sz w:val="24"/>
            <w:szCs w:val="24"/>
          </w:rPr>
          <w:t>识别攻击行为。</w:t>
        </w:r>
      </w:ins>
    </w:p>
    <w:p w14:paraId="0F398AF4" w14:textId="77777777" w:rsidR="007E5CD6" w:rsidRPr="00527ADA" w:rsidDel="007E5CD6" w:rsidRDefault="007E5CD6">
      <w:pPr>
        <w:pStyle w:val="a9"/>
        <w:spacing w:line="360" w:lineRule="auto"/>
        <w:ind w:left="210" w:right="210" w:firstLineChars="200" w:firstLine="480"/>
        <w:rPr>
          <w:del w:id="412" w:author="Jim Xie (RD-AS)" w:date="2024-11-06T11:53:00Z"/>
          <w:rFonts w:ascii="Times New Roman" w:eastAsia="宋体" w:hAnsi="Times New Roman"/>
          <w:kern w:val="0"/>
          <w:sz w:val="24"/>
          <w:szCs w:val="24"/>
          <w:rPrChange w:id="413" w:author="Jim Xie (RD-AS)" w:date="2024-11-06T14:58:00Z">
            <w:rPr>
              <w:del w:id="414" w:author="Jim Xie (RD-AS)" w:date="2024-11-06T11:53:00Z"/>
              <w:rFonts w:ascii="Times New Roman" w:eastAsia="宋体" w:hAnsi="Times New Roman"/>
              <w:sz w:val="24"/>
              <w:szCs w:val="24"/>
            </w:rPr>
          </w:rPrChange>
        </w:rPr>
        <w:pPrChange w:id="415" w:author="Jim Xie (RD-AS)" w:date="2024-11-06T21:17:00Z">
          <w:pPr>
            <w:pStyle w:val="a9"/>
            <w:numPr>
              <w:numId w:val="3"/>
            </w:numPr>
            <w:spacing w:line="360" w:lineRule="auto"/>
            <w:ind w:left="440" w:hanging="440"/>
          </w:pPr>
        </w:pPrChange>
      </w:pPr>
    </w:p>
    <w:p w14:paraId="2D947C85" w14:textId="77777777" w:rsidR="0053262C" w:rsidRPr="00527ADA" w:rsidDel="00977C22" w:rsidRDefault="0053262C">
      <w:pPr>
        <w:spacing w:line="360" w:lineRule="auto"/>
        <w:ind w:firstLineChars="200" w:firstLine="480"/>
        <w:rPr>
          <w:del w:id="416" w:author="Jim Xie (RD-AS)" w:date="2024-11-06T17:43:00Z"/>
          <w:rFonts w:ascii="Times New Roman" w:eastAsia="宋体" w:hAnsi="Times New Roman"/>
          <w:kern w:val="0"/>
          <w:sz w:val="24"/>
          <w:szCs w:val="24"/>
          <w:rPrChange w:id="417" w:author="Jim Xie (RD-AS)" w:date="2024-11-06T14:58:00Z">
            <w:rPr>
              <w:del w:id="418" w:author="Jim Xie (RD-AS)" w:date="2024-11-06T17:43:00Z"/>
              <w:rFonts w:ascii="Times New Roman" w:eastAsia="宋体" w:hAnsi="Times New Roman"/>
              <w:sz w:val="24"/>
              <w:szCs w:val="24"/>
            </w:rPr>
          </w:rPrChange>
        </w:rPr>
      </w:pPr>
      <w:del w:id="419" w:author="Jim Xie (RD-AS)" w:date="2024-11-06T11:53:00Z">
        <w:r w:rsidRPr="00527ADA" w:rsidDel="007E5CD6">
          <w:rPr>
            <w:rFonts w:ascii="Times New Roman" w:eastAsia="宋体" w:hAnsi="Times New Roman" w:hint="eastAsia"/>
            <w:kern w:val="0"/>
            <w:sz w:val="24"/>
            <w:szCs w:val="24"/>
            <w:rPrChange w:id="420" w:author="Jim Xie (RD-AS)" w:date="2024-11-06T14:58:00Z">
              <w:rPr>
                <w:rFonts w:ascii="Times New Roman" w:eastAsia="宋体" w:hAnsi="Times New Roman" w:hint="eastAsia"/>
                <w:sz w:val="24"/>
                <w:szCs w:val="24"/>
              </w:rPr>
            </w:rPrChange>
          </w:rPr>
          <w:delText>算法总体框架见图</w:delText>
        </w:r>
        <w:r w:rsidRPr="00527ADA" w:rsidDel="007E5CD6">
          <w:rPr>
            <w:rFonts w:ascii="Times New Roman" w:eastAsia="宋体" w:hAnsi="Times New Roman"/>
            <w:kern w:val="0"/>
            <w:sz w:val="24"/>
            <w:szCs w:val="24"/>
            <w:rPrChange w:id="421" w:author="Jim Xie (RD-AS)" w:date="2024-11-06T14:58:00Z">
              <w:rPr>
                <w:rFonts w:ascii="Times New Roman" w:eastAsia="宋体" w:hAnsi="Times New Roman"/>
                <w:sz w:val="24"/>
                <w:szCs w:val="24"/>
              </w:rPr>
            </w:rPrChange>
          </w:rPr>
          <w:delText>1</w:delText>
        </w:r>
        <w:r w:rsidRPr="00527ADA" w:rsidDel="007E5CD6">
          <w:rPr>
            <w:rFonts w:ascii="Times New Roman" w:eastAsia="宋体" w:hAnsi="Times New Roman" w:hint="eastAsia"/>
            <w:kern w:val="0"/>
            <w:sz w:val="24"/>
            <w:szCs w:val="24"/>
            <w:rPrChange w:id="422" w:author="Jim Xie (RD-AS)" w:date="2024-11-06T14:58:00Z">
              <w:rPr>
                <w:rFonts w:ascii="Times New Roman" w:eastAsia="宋体" w:hAnsi="Times New Roman" w:hint="eastAsia"/>
                <w:sz w:val="24"/>
                <w:szCs w:val="24"/>
              </w:rPr>
            </w:rPrChange>
          </w:rPr>
          <w:delText>。</w:delText>
        </w:r>
        <w:r w:rsidR="009E09B3" w:rsidRPr="00527ADA" w:rsidDel="007E5CD6">
          <w:rPr>
            <w:rFonts w:ascii="Times New Roman" w:eastAsia="宋体" w:hAnsi="Times New Roman" w:hint="eastAsia"/>
            <w:kern w:val="0"/>
            <w:sz w:val="24"/>
            <w:szCs w:val="24"/>
            <w:rPrChange w:id="423" w:author="Jim Xie (RD-AS)" w:date="2024-11-06T14:58:00Z">
              <w:rPr>
                <w:rFonts w:ascii="Times New Roman" w:eastAsia="宋体" w:hAnsi="Times New Roman" w:hint="eastAsia"/>
                <w:sz w:val="24"/>
                <w:szCs w:val="24"/>
              </w:rPr>
            </w:rPrChange>
          </w:rPr>
          <w:delText>首先从</w:delText>
        </w:r>
        <w:r w:rsidR="009E09B3" w:rsidRPr="00527ADA" w:rsidDel="007E5CD6">
          <w:rPr>
            <w:rFonts w:ascii="Times New Roman" w:eastAsia="宋体" w:hAnsi="Times New Roman"/>
            <w:kern w:val="0"/>
            <w:sz w:val="24"/>
            <w:szCs w:val="24"/>
            <w:rPrChange w:id="424" w:author="Jim Xie (RD-AS)" w:date="2024-11-06T14:58:00Z">
              <w:rPr>
                <w:rFonts w:ascii="Times New Roman" w:eastAsia="宋体" w:hAnsi="Times New Roman"/>
                <w:sz w:val="24"/>
                <w:szCs w:val="24"/>
              </w:rPr>
            </w:rPrChange>
          </w:rPr>
          <w:delText>PCAP</w:delText>
        </w:r>
        <w:r w:rsidR="009E09B3" w:rsidRPr="00527ADA" w:rsidDel="007E5CD6">
          <w:rPr>
            <w:rFonts w:ascii="Times New Roman" w:eastAsia="宋体" w:hAnsi="Times New Roman" w:hint="eastAsia"/>
            <w:kern w:val="0"/>
            <w:sz w:val="24"/>
            <w:szCs w:val="24"/>
            <w:rPrChange w:id="425" w:author="Jim Xie (RD-AS)" w:date="2024-11-06T14:58:00Z">
              <w:rPr>
                <w:rFonts w:ascii="Times New Roman" w:eastAsia="宋体" w:hAnsi="Times New Roman" w:hint="eastAsia"/>
                <w:sz w:val="24"/>
                <w:szCs w:val="24"/>
              </w:rPr>
            </w:rPrChange>
          </w:rPr>
          <w:delText>文件中提取网络流量数据，使用滑动窗口方法将流量数据划分为多个流量块和标签序列。通过滑动窗口的划分，一方面提取出时序特征，形成流量序列，另一方面根据滑动窗口内的标签信息计算频谱，形成频谱标签。时序特征和频谱标签共同构成了最终的数据集，用于后续的模型训练。数据预处理阶段对数据集进行了采样和噪音处理，生成训练集和测试集。随后，基于频谱值的离散化处理，采用了二分类模型</w:delText>
        </w:r>
        <w:r w:rsidR="000B33FA" w:rsidRPr="00527ADA" w:rsidDel="007E5CD6">
          <w:rPr>
            <w:rFonts w:ascii="Times New Roman" w:eastAsia="宋体" w:hAnsi="Times New Roman" w:hint="eastAsia"/>
            <w:kern w:val="0"/>
            <w:sz w:val="24"/>
            <w:szCs w:val="24"/>
            <w:rPrChange w:id="426" w:author="Jim Xie (RD-AS)" w:date="2024-11-06T14:58:00Z">
              <w:rPr>
                <w:rFonts w:ascii="Times New Roman" w:eastAsia="宋体" w:hAnsi="Times New Roman" w:hint="eastAsia"/>
                <w:sz w:val="24"/>
                <w:szCs w:val="24"/>
              </w:rPr>
            </w:rPrChange>
          </w:rPr>
          <w:delText>识别攻击流量</w:delText>
        </w:r>
        <w:r w:rsidR="009E09B3" w:rsidRPr="00527ADA" w:rsidDel="007E5CD6">
          <w:rPr>
            <w:rFonts w:ascii="Times New Roman" w:eastAsia="宋体" w:hAnsi="Times New Roman" w:hint="eastAsia"/>
            <w:kern w:val="0"/>
            <w:sz w:val="24"/>
            <w:szCs w:val="24"/>
            <w:rPrChange w:id="427" w:author="Jim Xie (RD-AS)" w:date="2024-11-06T14:58:00Z">
              <w:rPr>
                <w:rFonts w:ascii="Times New Roman" w:eastAsia="宋体" w:hAnsi="Times New Roman" w:hint="eastAsia"/>
                <w:sz w:val="24"/>
                <w:szCs w:val="24"/>
              </w:rPr>
            </w:rPrChange>
          </w:rPr>
          <w:delText>。此外，通过回归模型进行频谱</w:delText>
        </w:r>
        <w:r w:rsidR="00467D9F" w:rsidRPr="00527ADA" w:rsidDel="007E5CD6">
          <w:rPr>
            <w:rFonts w:ascii="Times New Roman" w:eastAsia="宋体" w:hAnsi="Times New Roman" w:hint="eastAsia"/>
            <w:kern w:val="0"/>
            <w:sz w:val="24"/>
            <w:szCs w:val="24"/>
            <w:rPrChange w:id="428" w:author="Jim Xie (RD-AS)" w:date="2024-11-06T14:58:00Z">
              <w:rPr>
                <w:rFonts w:ascii="Times New Roman" w:eastAsia="宋体" w:hAnsi="Times New Roman" w:hint="eastAsia"/>
                <w:sz w:val="24"/>
                <w:szCs w:val="24"/>
              </w:rPr>
            </w:rPrChange>
          </w:rPr>
          <w:delText>值</w:delText>
        </w:r>
        <w:r w:rsidR="009E09B3" w:rsidRPr="00527ADA" w:rsidDel="007E5CD6">
          <w:rPr>
            <w:rFonts w:ascii="Times New Roman" w:eastAsia="宋体" w:hAnsi="Times New Roman" w:hint="eastAsia"/>
            <w:kern w:val="0"/>
            <w:sz w:val="24"/>
            <w:szCs w:val="24"/>
            <w:rPrChange w:id="429" w:author="Jim Xie (RD-AS)" w:date="2024-11-06T14:58:00Z">
              <w:rPr>
                <w:rFonts w:ascii="Times New Roman" w:eastAsia="宋体" w:hAnsi="Times New Roman" w:hint="eastAsia"/>
                <w:sz w:val="24"/>
                <w:szCs w:val="24"/>
              </w:rPr>
            </w:rPrChange>
          </w:rPr>
          <w:delText>比对，</w:delText>
        </w:r>
        <w:r w:rsidR="00B77373" w:rsidRPr="00527ADA" w:rsidDel="007E5CD6">
          <w:rPr>
            <w:rFonts w:ascii="Times New Roman" w:eastAsia="宋体" w:hAnsi="Times New Roman" w:hint="eastAsia"/>
            <w:kern w:val="0"/>
            <w:sz w:val="24"/>
            <w:szCs w:val="24"/>
            <w:rPrChange w:id="430" w:author="Jim Xie (RD-AS)" w:date="2024-11-06T14:58:00Z">
              <w:rPr>
                <w:rFonts w:ascii="Times New Roman" w:eastAsia="宋体" w:hAnsi="Times New Roman" w:hint="eastAsia"/>
                <w:sz w:val="24"/>
                <w:szCs w:val="24"/>
              </w:rPr>
            </w:rPrChange>
          </w:rPr>
          <w:delText>识别攻击的具体类型</w:delText>
        </w:r>
        <w:r w:rsidR="009E09B3" w:rsidRPr="00527ADA" w:rsidDel="007E5CD6">
          <w:rPr>
            <w:rFonts w:ascii="Times New Roman" w:eastAsia="宋体" w:hAnsi="Times New Roman" w:hint="eastAsia"/>
            <w:kern w:val="0"/>
            <w:sz w:val="24"/>
            <w:szCs w:val="24"/>
            <w:rPrChange w:id="431" w:author="Jim Xie (RD-AS)" w:date="2024-11-06T14:58:00Z">
              <w:rPr>
                <w:rFonts w:ascii="Times New Roman" w:eastAsia="宋体" w:hAnsi="Times New Roman" w:hint="eastAsia"/>
                <w:sz w:val="24"/>
                <w:szCs w:val="24"/>
              </w:rPr>
            </w:rPrChange>
          </w:rPr>
          <w:delText>。</w:delText>
        </w:r>
      </w:del>
    </w:p>
    <w:p w14:paraId="3479D7E7" w14:textId="7D504A83" w:rsidR="009E09B3" w:rsidRPr="001403FA" w:rsidRDefault="00FD4A06" w:rsidP="00F11520">
      <w:pPr>
        <w:spacing w:line="360" w:lineRule="auto"/>
        <w:jc w:val="center"/>
        <w:rPr>
          <w:rFonts w:ascii="Times New Roman" w:eastAsia="宋体" w:hAnsi="Times New Roman"/>
          <w:sz w:val="24"/>
          <w:szCs w:val="24"/>
        </w:rPr>
      </w:pPr>
      <w:del w:id="432" w:author="Jim Xie (RD-AS)" w:date="2024-11-06T14:28:00Z">
        <w:r>
          <w:rPr>
            <w:rFonts w:hint="eastAsia"/>
            <w:noProof/>
          </w:rPr>
          <w:object w:dxaOrig="14721" w:dyaOrig="9031" w14:anchorId="64CD25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02" type="#_x0000_t75" alt="" style="width:415.15pt;height:255.15pt;mso-width-percent:0;mso-height-percent:0;mso-width-percent:0;mso-height-percent:0" o:ole="">
              <v:imagedata r:id="rId7" o:title=""/>
            </v:shape>
            <o:OLEObject Type="Embed" ProgID="Visio.Drawing.15" ShapeID="_x0000_i1102" DrawAspect="Content" ObjectID="_1792579132" r:id="rId8"/>
          </w:object>
        </w:r>
      </w:del>
      <w:ins w:id="433" w:author="Jim Xie (RD-AS)" w:date="2024-11-08T10:27:00Z">
        <w:r w:rsidR="00297E29" w:rsidRPr="00297E29">
          <w:rPr>
            <w:noProof/>
          </w:rPr>
          <w:t xml:space="preserve"> </w:t>
        </w:r>
      </w:ins>
      <w:ins w:id="434" w:author="Jim Xie (RD-AS)" w:date="2024-11-08T13:21:00Z">
        <w:r w:rsidR="001E00C5" w:rsidRPr="001E00C5">
          <w:rPr>
            <w:noProof/>
          </w:rPr>
          <w:lastRenderedPageBreak/>
          <w:drawing>
            <wp:inline distT="0" distB="0" distL="0" distR="0" wp14:anchorId="0C476D9E" wp14:editId="2CF0DF69">
              <wp:extent cx="5274310" cy="2936875"/>
              <wp:effectExtent l="0" t="0" r="0" b="0"/>
              <wp:docPr id="1045319144" name="图片 1" descr="图示,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19144" name="图片 1" descr="图示, 形状&#10;&#10;描述已自动生成"/>
                      <pic:cNvPicPr/>
                    </pic:nvPicPr>
                    <pic:blipFill>
                      <a:blip r:embed="rId9"/>
                      <a:stretch>
                        <a:fillRect/>
                      </a:stretch>
                    </pic:blipFill>
                    <pic:spPr>
                      <a:xfrm>
                        <a:off x="0" y="0"/>
                        <a:ext cx="5274310" cy="2936875"/>
                      </a:xfrm>
                      <a:prstGeom prst="rect">
                        <a:avLst/>
                      </a:prstGeom>
                    </pic:spPr>
                  </pic:pic>
                </a:graphicData>
              </a:graphic>
            </wp:inline>
          </w:drawing>
        </w:r>
      </w:ins>
    </w:p>
    <w:p w14:paraId="415C8DBD" w14:textId="77777777" w:rsidR="00C05BEA" w:rsidRPr="001403FA" w:rsidRDefault="00B77373" w:rsidP="00B77373">
      <w:pPr>
        <w:pStyle w:val="a9"/>
        <w:spacing w:line="360" w:lineRule="auto"/>
        <w:ind w:left="440"/>
        <w:jc w:val="center"/>
        <w:rPr>
          <w:rFonts w:ascii="Times New Roman" w:eastAsia="宋体" w:hAnsi="Times New Roman"/>
          <w:sz w:val="24"/>
          <w:szCs w:val="24"/>
        </w:rPr>
      </w:pPr>
      <w:r w:rsidRPr="001403FA">
        <w:rPr>
          <w:rFonts w:ascii="Times New Roman" w:eastAsia="宋体" w:hAnsi="Times New Roman"/>
          <w:sz w:val="24"/>
          <w:szCs w:val="24"/>
        </w:rPr>
        <w:t>图</w:t>
      </w:r>
      <w:r w:rsidRPr="001403FA">
        <w:rPr>
          <w:rFonts w:ascii="Times New Roman" w:eastAsia="宋体" w:hAnsi="Times New Roman"/>
          <w:sz w:val="24"/>
          <w:szCs w:val="24"/>
        </w:rPr>
        <w:t xml:space="preserve">1 </w:t>
      </w:r>
      <w:r w:rsidRPr="001403FA">
        <w:rPr>
          <w:rFonts w:ascii="Times New Roman" w:eastAsia="宋体" w:hAnsi="Times New Roman"/>
          <w:sz w:val="24"/>
          <w:szCs w:val="24"/>
        </w:rPr>
        <w:t>方法总体框架图</w:t>
      </w:r>
    </w:p>
    <w:p w14:paraId="16B656D1" w14:textId="77777777" w:rsidR="001C65B2" w:rsidRDefault="001C65B2" w:rsidP="001C65B2">
      <w:pPr>
        <w:numPr>
          <w:ilvl w:val="1"/>
          <w:numId w:val="2"/>
        </w:numPr>
        <w:spacing w:line="360" w:lineRule="auto"/>
        <w:rPr>
          <w:ins w:id="435" w:author="Jim Xie (RD-AS)" w:date="2024-11-06T21:35:00Z"/>
          <w:rFonts w:ascii="Times New Roman" w:eastAsia="宋体" w:hAnsi="Times New Roman"/>
          <w:sz w:val="24"/>
          <w:szCs w:val="24"/>
        </w:rPr>
      </w:pPr>
      <w:ins w:id="436" w:author="Jim Xie (RD-AS)" w:date="2024-11-06T20:09:00Z">
        <w:r>
          <w:rPr>
            <w:rFonts w:ascii="Times New Roman" w:eastAsia="宋体" w:hAnsi="Times New Roman" w:hint="eastAsia"/>
            <w:sz w:val="24"/>
            <w:szCs w:val="24"/>
          </w:rPr>
          <w:t>流量特征</w:t>
        </w:r>
      </w:ins>
      <w:ins w:id="437" w:author="Jim Xie (RD-AS)" w:date="2024-11-06T20:10:00Z">
        <w:r>
          <w:rPr>
            <w:rFonts w:ascii="Times New Roman" w:eastAsia="宋体" w:hAnsi="Times New Roman" w:hint="eastAsia"/>
            <w:sz w:val="24"/>
            <w:szCs w:val="24"/>
          </w:rPr>
          <w:t>构造</w:t>
        </w:r>
      </w:ins>
    </w:p>
    <w:p w14:paraId="6C2D4A84" w14:textId="77777777" w:rsidR="00AE7A23" w:rsidRPr="00AE7A23" w:rsidRDefault="00AE7A23">
      <w:pPr>
        <w:spacing w:line="360" w:lineRule="auto"/>
        <w:ind w:firstLineChars="200" w:firstLine="480"/>
        <w:rPr>
          <w:ins w:id="438" w:author="Jim Xie (RD-AS)" w:date="2024-11-06T20:13:00Z"/>
          <w:rFonts w:ascii="Times New Roman" w:eastAsia="宋体" w:hAnsi="Times New Roman"/>
          <w:kern w:val="0"/>
          <w:sz w:val="24"/>
          <w:szCs w:val="24"/>
          <w:rPrChange w:id="439" w:author="Jim Xie (RD-AS)" w:date="2024-11-06T21:36:00Z">
            <w:rPr>
              <w:ins w:id="440" w:author="Jim Xie (RD-AS)" w:date="2024-11-06T20:13:00Z"/>
              <w:rFonts w:ascii="Times New Roman" w:eastAsia="宋体" w:hAnsi="Times New Roman"/>
              <w:sz w:val="24"/>
              <w:szCs w:val="24"/>
            </w:rPr>
          </w:rPrChange>
        </w:rPr>
        <w:pPrChange w:id="441" w:author="Jim Xie (RD-AS)" w:date="2024-11-06T21:36:00Z">
          <w:pPr>
            <w:numPr>
              <w:ilvl w:val="1"/>
              <w:numId w:val="2"/>
            </w:numPr>
            <w:spacing w:line="360" w:lineRule="auto"/>
            <w:ind w:left="420" w:hanging="420"/>
          </w:pPr>
        </w:pPrChange>
      </w:pPr>
      <w:ins w:id="442" w:author="Jim Xie (RD-AS)" w:date="2024-11-06T21:35:00Z">
        <w:r w:rsidRPr="00AE7A23">
          <w:rPr>
            <w:rFonts w:ascii="Times New Roman" w:eastAsia="宋体" w:hAnsi="Times New Roman" w:hint="eastAsia"/>
            <w:kern w:val="0"/>
            <w:sz w:val="24"/>
            <w:szCs w:val="24"/>
            <w:rPrChange w:id="443" w:author="Jim Xie (RD-AS)" w:date="2024-11-06T21:36:00Z">
              <w:rPr>
                <w:rFonts w:ascii="Times New Roman" w:eastAsia="宋体" w:hAnsi="Times New Roman" w:hint="eastAsia"/>
                <w:sz w:val="24"/>
                <w:szCs w:val="24"/>
              </w:rPr>
            </w:rPrChange>
          </w:rPr>
          <w:t>流量特征构造包括“缺失时序点填充”、“特征选择”、“流量序列</w:t>
        </w:r>
      </w:ins>
      <w:ins w:id="444" w:author="Jim Xie (RD-AS)" w:date="2024-11-07T09:46:00Z">
        <w:r w:rsidR="00296565">
          <w:rPr>
            <w:rFonts w:ascii="Times New Roman" w:eastAsia="宋体" w:hAnsi="Times New Roman" w:hint="eastAsia"/>
            <w:kern w:val="0"/>
            <w:sz w:val="24"/>
            <w:szCs w:val="24"/>
          </w:rPr>
          <w:t>和</w:t>
        </w:r>
      </w:ins>
      <w:ins w:id="445" w:author="Jim Xie (RD-AS)" w:date="2024-11-07T09:47:00Z">
        <w:r w:rsidR="00296565">
          <w:rPr>
            <w:rFonts w:ascii="Times New Roman" w:eastAsia="宋体" w:hAnsi="Times New Roman" w:hint="eastAsia"/>
            <w:kern w:val="0"/>
            <w:sz w:val="24"/>
            <w:szCs w:val="24"/>
          </w:rPr>
          <w:t>标签序列</w:t>
        </w:r>
      </w:ins>
      <w:ins w:id="446" w:author="Jim Xie (RD-AS)" w:date="2024-11-06T21:35:00Z">
        <w:r w:rsidRPr="00AE7A23">
          <w:rPr>
            <w:rFonts w:ascii="Times New Roman" w:eastAsia="宋体" w:hAnsi="Times New Roman" w:hint="eastAsia"/>
            <w:kern w:val="0"/>
            <w:sz w:val="24"/>
            <w:szCs w:val="24"/>
            <w:rPrChange w:id="447" w:author="Jim Xie (RD-AS)" w:date="2024-11-06T21:36:00Z">
              <w:rPr>
                <w:rFonts w:ascii="Times New Roman" w:eastAsia="宋体" w:hAnsi="Times New Roman" w:hint="eastAsia"/>
                <w:sz w:val="24"/>
                <w:szCs w:val="24"/>
              </w:rPr>
            </w:rPrChange>
          </w:rPr>
          <w:t>生成”</w:t>
        </w:r>
      </w:ins>
      <w:ins w:id="448" w:author="Jim Xie (RD-AS)" w:date="2024-11-06T21:36:00Z">
        <w:r w:rsidRPr="00AE7A23">
          <w:rPr>
            <w:rFonts w:ascii="Times New Roman" w:eastAsia="宋体" w:hAnsi="Times New Roman" w:hint="eastAsia"/>
            <w:kern w:val="0"/>
            <w:sz w:val="24"/>
            <w:szCs w:val="24"/>
            <w:rPrChange w:id="449" w:author="Jim Xie (RD-AS)" w:date="2024-11-06T21:36:00Z">
              <w:rPr>
                <w:rFonts w:ascii="Times New Roman" w:eastAsia="宋体" w:hAnsi="Times New Roman" w:hint="eastAsia"/>
                <w:sz w:val="24"/>
                <w:szCs w:val="24"/>
              </w:rPr>
            </w:rPrChange>
          </w:rPr>
          <w:t>和“特征聚合”四个步骤。</w:t>
        </w:r>
      </w:ins>
    </w:p>
    <w:p w14:paraId="2090ABCE" w14:textId="77777777" w:rsidR="006C1977" w:rsidRPr="001403FA" w:rsidRDefault="003776E6">
      <w:pPr>
        <w:spacing w:line="360" w:lineRule="auto"/>
        <w:ind w:firstLineChars="200" w:firstLine="480"/>
        <w:rPr>
          <w:ins w:id="450" w:author="Jim Xie (RD-AS)" w:date="2024-11-06T21:19:00Z"/>
          <w:rFonts w:ascii="Times New Roman" w:eastAsia="宋体" w:hAnsi="Times New Roman"/>
          <w:kern w:val="0"/>
          <w:sz w:val="24"/>
          <w:szCs w:val="24"/>
        </w:rPr>
        <w:pPrChange w:id="451" w:author="Jim Xie (RD-AS)" w:date="2024-11-06T21:19:00Z">
          <w:pPr>
            <w:numPr>
              <w:numId w:val="2"/>
            </w:numPr>
            <w:spacing w:line="360" w:lineRule="auto"/>
            <w:ind w:left="440" w:hanging="440"/>
          </w:pPr>
        </w:pPrChange>
      </w:pPr>
      <w:ins w:id="452" w:author="Jim Xie (RD-AS)" w:date="2024-11-06T21:23:00Z">
        <w:r>
          <w:rPr>
            <w:rFonts w:ascii="Times New Roman" w:eastAsia="宋体" w:hAnsi="Times New Roman" w:hint="eastAsia"/>
            <w:kern w:val="0"/>
            <w:sz w:val="24"/>
            <w:szCs w:val="24"/>
          </w:rPr>
          <w:t>缺失</w:t>
        </w:r>
      </w:ins>
      <w:ins w:id="453" w:author="Jim Xie (RD-AS)" w:date="2024-11-06T21:35:00Z">
        <w:r w:rsidR="00AE7A23">
          <w:rPr>
            <w:rFonts w:ascii="Times New Roman" w:eastAsia="宋体" w:hAnsi="Times New Roman" w:hint="eastAsia"/>
            <w:kern w:val="0"/>
            <w:sz w:val="24"/>
            <w:szCs w:val="24"/>
          </w:rPr>
          <w:t>时序点</w:t>
        </w:r>
      </w:ins>
      <w:ins w:id="454" w:author="Jim Xie (RD-AS)" w:date="2024-11-06T21:23:00Z">
        <w:r>
          <w:rPr>
            <w:rFonts w:ascii="Times New Roman" w:eastAsia="宋体" w:hAnsi="Times New Roman" w:hint="eastAsia"/>
            <w:kern w:val="0"/>
            <w:sz w:val="24"/>
            <w:szCs w:val="24"/>
          </w:rPr>
          <w:t>填充：</w:t>
        </w:r>
      </w:ins>
      <w:ins w:id="455" w:author="Jim Xie (RD-AS)" w:date="2024-11-06T21:19:00Z">
        <w:r w:rsidR="006C1977" w:rsidRPr="001403FA">
          <w:rPr>
            <w:rFonts w:ascii="Times New Roman" w:eastAsia="宋体" w:hAnsi="Times New Roman" w:hint="eastAsia"/>
            <w:kern w:val="0"/>
            <w:sz w:val="24"/>
            <w:szCs w:val="24"/>
          </w:rPr>
          <w:t>为</w:t>
        </w:r>
        <w:r w:rsidR="006C1977" w:rsidRPr="001403FA">
          <w:rPr>
            <w:rFonts w:ascii="Times New Roman" w:eastAsia="宋体" w:hAnsi="Times New Roman"/>
            <w:kern w:val="0"/>
            <w:sz w:val="24"/>
            <w:szCs w:val="24"/>
          </w:rPr>
          <w:t>应对原始流量数据中的缺失时序点，采用了插值技术，</w:t>
        </w:r>
      </w:ins>
      <w:ins w:id="456" w:author="Jim Xie (RD-AS)" w:date="2024-11-06T22:28:00Z">
        <w:r w:rsidR="00634975">
          <w:rPr>
            <w:rFonts w:ascii="Times New Roman" w:eastAsia="宋体" w:hAnsi="Times New Roman" w:hint="eastAsia"/>
            <w:kern w:val="0"/>
            <w:sz w:val="24"/>
            <w:szCs w:val="24"/>
          </w:rPr>
          <w:t>随机采样</w:t>
        </w:r>
      </w:ins>
      <w:ins w:id="457" w:author="Jim Xie (RD-AS)" w:date="2024-11-06T21:19:00Z">
        <w:r w:rsidR="006C1977" w:rsidRPr="001403FA">
          <w:rPr>
            <w:rFonts w:ascii="Times New Roman" w:eastAsia="宋体" w:hAnsi="Times New Roman"/>
            <w:kern w:val="0"/>
            <w:sz w:val="24"/>
            <w:szCs w:val="24"/>
          </w:rPr>
          <w:t>正常流量填充缺失的数据点，确保时间序列的连续性。这种填充操作旨在提高时序数据的完整性，从而更好地提取特征。</w:t>
        </w:r>
        <w:r w:rsidR="006C1977">
          <w:rPr>
            <w:rFonts w:ascii="Times New Roman" w:eastAsia="宋体" w:hAnsi="Times New Roman" w:hint="eastAsia"/>
            <w:kern w:val="0"/>
            <w:sz w:val="24"/>
            <w:szCs w:val="24"/>
          </w:rPr>
          <w:t>图</w:t>
        </w:r>
        <w:r w:rsidR="006C1977">
          <w:rPr>
            <w:rFonts w:ascii="Times New Roman" w:eastAsia="宋体" w:hAnsi="Times New Roman" w:hint="eastAsia"/>
            <w:kern w:val="0"/>
            <w:sz w:val="24"/>
            <w:szCs w:val="24"/>
          </w:rPr>
          <w:t>2</w:t>
        </w:r>
        <w:r w:rsidR="006C1977">
          <w:rPr>
            <w:rFonts w:ascii="Times New Roman" w:eastAsia="宋体" w:hAnsi="Times New Roman" w:hint="eastAsia"/>
            <w:kern w:val="0"/>
            <w:sz w:val="24"/>
            <w:szCs w:val="24"/>
          </w:rPr>
          <w:t>展示了填充结果。</w:t>
        </w:r>
      </w:ins>
    </w:p>
    <w:p w14:paraId="691BCF6E" w14:textId="77777777" w:rsidR="00AF696B" w:rsidRDefault="0074136F">
      <w:pPr>
        <w:spacing w:line="360" w:lineRule="auto"/>
        <w:ind w:left="420"/>
        <w:jc w:val="center"/>
        <w:rPr>
          <w:ins w:id="458" w:author="Jim Xie (RD-AS)" w:date="2024-11-06T21:21:00Z"/>
          <w:rFonts w:ascii="Times New Roman" w:eastAsia="宋体" w:hAnsi="Times New Roman"/>
          <w:sz w:val="24"/>
          <w:szCs w:val="24"/>
        </w:rPr>
        <w:pPrChange w:id="459" w:author="Jim Xie (RD-AS)" w:date="2024-11-06T22:08:00Z">
          <w:pPr>
            <w:spacing w:line="360" w:lineRule="auto"/>
            <w:ind w:left="420"/>
          </w:pPr>
        </w:pPrChange>
      </w:pPr>
      <w:ins w:id="460" w:author="Jim Xie (RD-AS)" w:date="2024-11-06T21:20:00Z">
        <w:r>
          <w:rPr>
            <w:rFonts w:ascii="Times New Roman" w:eastAsia="宋体" w:hAnsi="Times New Roman"/>
            <w:noProof/>
            <w:sz w:val="24"/>
            <w:szCs w:val="24"/>
          </w:rPr>
          <w:drawing>
            <wp:inline distT="0" distB="0" distL="0" distR="0" wp14:anchorId="2EE40AE6" wp14:editId="4A108800">
              <wp:extent cx="5562600" cy="2133600"/>
              <wp:effectExtent l="0" t="0" r="0" b="0"/>
              <wp:docPr id="3"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62600" cy="2133600"/>
                      </a:xfrm>
                      <a:prstGeom prst="rect">
                        <a:avLst/>
                      </a:prstGeom>
                      <a:noFill/>
                      <a:ln>
                        <a:noFill/>
                      </a:ln>
                    </pic:spPr>
                  </pic:pic>
                </a:graphicData>
              </a:graphic>
            </wp:inline>
          </w:drawing>
        </w:r>
      </w:ins>
    </w:p>
    <w:p w14:paraId="6AF1A7BE" w14:textId="77777777" w:rsidR="00BF3DA3" w:rsidRDefault="00BF3DA3" w:rsidP="00BF3DA3">
      <w:pPr>
        <w:spacing w:line="360" w:lineRule="auto"/>
        <w:jc w:val="center"/>
        <w:rPr>
          <w:ins w:id="461" w:author="Jim Xie (RD-AS)" w:date="2024-11-06T21:22:00Z"/>
          <w:rFonts w:ascii="Times New Roman" w:eastAsia="宋体" w:hAnsi="Times New Roman"/>
          <w:kern w:val="0"/>
          <w:sz w:val="24"/>
          <w:szCs w:val="24"/>
        </w:rPr>
      </w:pPr>
      <w:ins w:id="462" w:author="Jim Xie (RD-AS)" w:date="2024-11-06T21:21:00Z">
        <w:r>
          <w:rPr>
            <w:rFonts w:ascii="Times New Roman" w:eastAsia="宋体" w:hAnsi="Times New Roman" w:hint="eastAsia"/>
            <w:kern w:val="0"/>
            <w:sz w:val="24"/>
            <w:szCs w:val="24"/>
          </w:rPr>
          <w:t>图</w:t>
        </w:r>
        <w:r>
          <w:rPr>
            <w:rFonts w:ascii="Times New Roman" w:eastAsia="宋体" w:hAnsi="Times New Roman" w:hint="eastAsia"/>
            <w:kern w:val="0"/>
            <w:sz w:val="24"/>
            <w:szCs w:val="24"/>
          </w:rPr>
          <w:t xml:space="preserve">2 </w:t>
        </w:r>
        <w:r>
          <w:rPr>
            <w:rFonts w:ascii="Times New Roman" w:eastAsia="宋体" w:hAnsi="Times New Roman" w:hint="eastAsia"/>
            <w:kern w:val="0"/>
            <w:sz w:val="24"/>
            <w:szCs w:val="24"/>
          </w:rPr>
          <w:t>网络流量填充</w:t>
        </w:r>
      </w:ins>
    </w:p>
    <w:p w14:paraId="53BD1CBB" w14:textId="77777777" w:rsidR="003776E6" w:rsidRDefault="003776E6">
      <w:pPr>
        <w:pStyle w:val="a9"/>
        <w:spacing w:line="360" w:lineRule="auto"/>
        <w:ind w:left="440"/>
        <w:rPr>
          <w:ins w:id="463" w:author="Jim Xie (RD-AS)" w:date="2024-11-06T21:22:00Z"/>
          <w:rFonts w:ascii="Times New Roman" w:eastAsia="宋体" w:hAnsi="Times New Roman"/>
          <w:kern w:val="0"/>
          <w:sz w:val="24"/>
          <w:szCs w:val="24"/>
        </w:rPr>
        <w:pPrChange w:id="464" w:author="Jim Xie (RD-AS)" w:date="2024-11-06T21:23:00Z">
          <w:pPr>
            <w:spacing w:line="360" w:lineRule="auto"/>
            <w:ind w:firstLineChars="200" w:firstLine="480"/>
          </w:pPr>
        </w:pPrChange>
      </w:pPr>
      <w:ins w:id="465" w:author="Jim Xie (RD-AS)" w:date="2024-11-06T21:22:00Z">
        <w:r>
          <w:rPr>
            <w:rFonts w:ascii="Times New Roman" w:eastAsia="宋体" w:hAnsi="Times New Roman" w:hint="eastAsia"/>
            <w:kern w:val="0"/>
            <w:sz w:val="24"/>
            <w:szCs w:val="24"/>
          </w:rPr>
          <w:t>特征选择</w:t>
        </w:r>
      </w:ins>
      <w:ins w:id="466" w:author="Jim Xie (RD-AS)" w:date="2024-11-06T21:23:00Z">
        <w:r>
          <w:rPr>
            <w:rFonts w:ascii="Times New Roman" w:eastAsia="宋体" w:hAnsi="Times New Roman" w:hint="eastAsia"/>
            <w:kern w:val="0"/>
            <w:sz w:val="24"/>
            <w:szCs w:val="24"/>
          </w:rPr>
          <w:t>：</w:t>
        </w:r>
      </w:ins>
      <w:ins w:id="467" w:author="Jim Xie (RD-AS)" w:date="2024-11-06T21:22:00Z">
        <w:r>
          <w:rPr>
            <w:rFonts w:ascii="Times New Roman" w:eastAsia="宋体" w:hAnsi="Times New Roman" w:hint="eastAsia"/>
            <w:kern w:val="0"/>
            <w:sz w:val="24"/>
            <w:szCs w:val="24"/>
          </w:rPr>
          <w:t>本研究首先对各攻击类型的特征进行筛选，去掉原始包中与攻击无关的内容。表</w:t>
        </w:r>
        <w:r>
          <w:rPr>
            <w:rFonts w:ascii="Times New Roman" w:eastAsia="宋体" w:hAnsi="Times New Roman" w:hint="eastAsia"/>
            <w:kern w:val="0"/>
            <w:sz w:val="24"/>
            <w:szCs w:val="24"/>
          </w:rPr>
          <w:t>1</w:t>
        </w:r>
        <w:r>
          <w:rPr>
            <w:rFonts w:ascii="Times New Roman" w:eastAsia="宋体" w:hAnsi="Times New Roman" w:hint="eastAsia"/>
            <w:kern w:val="0"/>
            <w:sz w:val="24"/>
            <w:szCs w:val="24"/>
          </w:rPr>
          <w:t>中为各攻击类型选取的特征数量。</w:t>
        </w:r>
      </w:ins>
    </w:p>
    <w:p w14:paraId="190423C1" w14:textId="77777777" w:rsidR="003776E6" w:rsidRPr="00BB0C37" w:rsidRDefault="003776E6" w:rsidP="003776E6">
      <w:pPr>
        <w:spacing w:line="360" w:lineRule="auto"/>
        <w:ind w:firstLineChars="200" w:firstLine="480"/>
        <w:jc w:val="center"/>
        <w:rPr>
          <w:ins w:id="468" w:author="Jim Xie (RD-AS)" w:date="2024-11-06T21:22:00Z"/>
          <w:rFonts w:ascii="Times New Roman" w:eastAsia="宋体" w:hAnsi="Times New Roman"/>
          <w:kern w:val="0"/>
          <w:sz w:val="24"/>
          <w:szCs w:val="24"/>
        </w:rPr>
      </w:pPr>
      <w:ins w:id="469" w:author="Jim Xie (RD-AS)" w:date="2024-11-06T21:22:00Z">
        <w:r>
          <w:rPr>
            <w:rFonts w:ascii="Times New Roman" w:eastAsia="宋体" w:hAnsi="Times New Roman" w:hint="eastAsia"/>
            <w:kern w:val="0"/>
            <w:sz w:val="24"/>
            <w:szCs w:val="24"/>
          </w:rPr>
          <w:t>表</w:t>
        </w:r>
        <w:r>
          <w:rPr>
            <w:rFonts w:ascii="Times New Roman" w:eastAsia="宋体" w:hAnsi="Times New Roman" w:hint="eastAsia"/>
            <w:kern w:val="0"/>
            <w:sz w:val="24"/>
            <w:szCs w:val="24"/>
          </w:rPr>
          <w:t xml:space="preserve">1 </w:t>
        </w:r>
        <w:r>
          <w:rPr>
            <w:rFonts w:ascii="Times New Roman" w:eastAsia="宋体" w:hAnsi="Times New Roman" w:hint="eastAsia"/>
            <w:kern w:val="0"/>
            <w:sz w:val="24"/>
            <w:szCs w:val="24"/>
          </w:rPr>
          <w:t>各攻击类型选取的特征数量</w:t>
        </w:r>
      </w:ins>
    </w:p>
    <w:tbl>
      <w:tblPr>
        <w:tblW w:w="0" w:type="auto"/>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551"/>
        <w:gridCol w:w="993"/>
        <w:gridCol w:w="2395"/>
        <w:gridCol w:w="992"/>
      </w:tblGrid>
      <w:tr w:rsidR="003776E6" w:rsidRPr="00992599" w14:paraId="4527E55F" w14:textId="77777777">
        <w:trPr>
          <w:cantSplit/>
          <w:jc w:val="center"/>
          <w:ins w:id="470" w:author="Jim Xie (RD-AS)" w:date="2024-11-06T21:22:00Z"/>
        </w:trPr>
        <w:tc>
          <w:tcPr>
            <w:tcW w:w="2551" w:type="dxa"/>
            <w:tcBorders>
              <w:top w:val="single" w:sz="12" w:space="0" w:color="auto"/>
              <w:bottom w:val="single" w:sz="4" w:space="0" w:color="auto"/>
            </w:tcBorders>
            <w:tcMar>
              <w:top w:w="75" w:type="dxa"/>
              <w:left w:w="75" w:type="dxa"/>
              <w:bottom w:w="75" w:type="dxa"/>
              <w:right w:w="75" w:type="dxa"/>
            </w:tcMar>
            <w:vAlign w:val="center"/>
            <w:hideMark/>
          </w:tcPr>
          <w:p w14:paraId="4EDC5337" w14:textId="77777777" w:rsidR="003776E6" w:rsidRPr="005E3C89" w:rsidRDefault="003776E6">
            <w:pPr>
              <w:pStyle w:val="af2"/>
              <w:rPr>
                <w:ins w:id="471" w:author="Jim Xie (RD-AS)" w:date="2024-11-06T21:22:00Z"/>
                <w:rFonts w:ascii="宋体" w:eastAsia="宋体" w:hAnsi="宋体" w:cs="宋体"/>
                <w:sz w:val="21"/>
                <w:szCs w:val="21"/>
              </w:rPr>
            </w:pPr>
            <w:ins w:id="472" w:author="Jim Xie (RD-AS)" w:date="2024-11-06T21:22:00Z">
              <w:r w:rsidRPr="00992599">
                <w:rPr>
                  <w:sz w:val="21"/>
                  <w:szCs w:val="21"/>
                </w:rPr>
                <w:lastRenderedPageBreak/>
                <w:t>攻击类型</w:t>
              </w:r>
            </w:ins>
          </w:p>
        </w:tc>
        <w:tc>
          <w:tcPr>
            <w:tcW w:w="993" w:type="dxa"/>
            <w:tcBorders>
              <w:top w:val="single" w:sz="12" w:space="0" w:color="auto"/>
              <w:bottom w:val="single" w:sz="4" w:space="0" w:color="auto"/>
            </w:tcBorders>
            <w:tcMar>
              <w:top w:w="75" w:type="dxa"/>
              <w:left w:w="75" w:type="dxa"/>
              <w:bottom w:w="75" w:type="dxa"/>
              <w:right w:w="75" w:type="dxa"/>
            </w:tcMar>
            <w:vAlign w:val="center"/>
            <w:hideMark/>
          </w:tcPr>
          <w:p w14:paraId="75715658" w14:textId="77777777" w:rsidR="003776E6" w:rsidRPr="00992599" w:rsidRDefault="003776E6">
            <w:pPr>
              <w:pStyle w:val="af2"/>
              <w:rPr>
                <w:ins w:id="473" w:author="Jim Xie (RD-AS)" w:date="2024-11-06T21:22:00Z"/>
                <w:sz w:val="21"/>
                <w:szCs w:val="21"/>
              </w:rPr>
            </w:pPr>
            <w:ins w:id="474" w:author="Jim Xie (RD-AS)" w:date="2024-11-06T21:22:00Z">
              <w:r w:rsidRPr="00992599">
                <w:rPr>
                  <w:sz w:val="21"/>
                  <w:szCs w:val="21"/>
                </w:rPr>
                <w:t>特征数量</w:t>
              </w:r>
            </w:ins>
          </w:p>
        </w:tc>
        <w:tc>
          <w:tcPr>
            <w:tcW w:w="2395" w:type="dxa"/>
            <w:tcBorders>
              <w:top w:val="single" w:sz="12" w:space="0" w:color="auto"/>
              <w:bottom w:val="single" w:sz="4" w:space="0" w:color="auto"/>
            </w:tcBorders>
          </w:tcPr>
          <w:p w14:paraId="180A675B" w14:textId="77777777" w:rsidR="003776E6" w:rsidRPr="00992599" w:rsidRDefault="003776E6">
            <w:pPr>
              <w:pStyle w:val="af2"/>
              <w:rPr>
                <w:ins w:id="475" w:author="Jim Xie (RD-AS)" w:date="2024-11-06T21:22:00Z"/>
                <w:sz w:val="21"/>
                <w:szCs w:val="21"/>
              </w:rPr>
            </w:pPr>
            <w:ins w:id="476" w:author="Jim Xie (RD-AS)" w:date="2024-11-06T21:22:00Z">
              <w:r w:rsidRPr="00992599">
                <w:rPr>
                  <w:sz w:val="21"/>
                  <w:szCs w:val="21"/>
                </w:rPr>
                <w:t>攻击类型</w:t>
              </w:r>
            </w:ins>
          </w:p>
        </w:tc>
        <w:tc>
          <w:tcPr>
            <w:tcW w:w="992" w:type="dxa"/>
            <w:tcBorders>
              <w:top w:val="single" w:sz="12" w:space="0" w:color="auto"/>
              <w:bottom w:val="single" w:sz="4" w:space="0" w:color="auto"/>
            </w:tcBorders>
          </w:tcPr>
          <w:p w14:paraId="622BCB6C" w14:textId="77777777" w:rsidR="003776E6" w:rsidRPr="00992599" w:rsidRDefault="003776E6">
            <w:pPr>
              <w:pStyle w:val="af2"/>
              <w:rPr>
                <w:ins w:id="477" w:author="Jim Xie (RD-AS)" w:date="2024-11-06T21:22:00Z"/>
                <w:sz w:val="21"/>
                <w:szCs w:val="21"/>
              </w:rPr>
            </w:pPr>
            <w:ins w:id="478" w:author="Jim Xie (RD-AS)" w:date="2024-11-06T21:22:00Z">
              <w:r w:rsidRPr="00992599">
                <w:rPr>
                  <w:sz w:val="21"/>
                  <w:szCs w:val="21"/>
                </w:rPr>
                <w:t>特征数量</w:t>
              </w:r>
            </w:ins>
          </w:p>
        </w:tc>
      </w:tr>
      <w:tr w:rsidR="003776E6" w:rsidRPr="00992599" w14:paraId="7E385302" w14:textId="77777777">
        <w:trPr>
          <w:cantSplit/>
          <w:jc w:val="center"/>
          <w:ins w:id="479" w:author="Jim Xie (RD-AS)" w:date="2024-11-06T21:22:00Z"/>
        </w:trPr>
        <w:tc>
          <w:tcPr>
            <w:tcW w:w="2551" w:type="dxa"/>
            <w:tcBorders>
              <w:top w:val="single" w:sz="4" w:space="0" w:color="auto"/>
            </w:tcBorders>
            <w:tcMar>
              <w:top w:w="75" w:type="dxa"/>
              <w:left w:w="75" w:type="dxa"/>
              <w:bottom w:w="75" w:type="dxa"/>
              <w:right w:w="75" w:type="dxa"/>
            </w:tcMar>
            <w:vAlign w:val="center"/>
            <w:hideMark/>
          </w:tcPr>
          <w:p w14:paraId="26974002" w14:textId="77777777" w:rsidR="003776E6" w:rsidRPr="00992599" w:rsidRDefault="003776E6">
            <w:pPr>
              <w:pStyle w:val="af2"/>
              <w:rPr>
                <w:ins w:id="480" w:author="Jim Xie (RD-AS)" w:date="2024-11-06T21:22:00Z"/>
                <w:sz w:val="21"/>
                <w:szCs w:val="21"/>
              </w:rPr>
            </w:pPr>
            <w:ins w:id="481" w:author="Jim Xie (RD-AS)" w:date="2024-11-06T21:22:00Z">
              <w:r w:rsidRPr="00992599">
                <w:rPr>
                  <w:rFonts w:hint="eastAsia"/>
                  <w:sz w:val="21"/>
                  <w:szCs w:val="21"/>
                </w:rPr>
                <w:t>端口扫描攻击</w:t>
              </w:r>
            </w:ins>
          </w:p>
        </w:tc>
        <w:tc>
          <w:tcPr>
            <w:tcW w:w="993" w:type="dxa"/>
            <w:tcBorders>
              <w:top w:val="single" w:sz="4" w:space="0" w:color="auto"/>
            </w:tcBorders>
            <w:tcMar>
              <w:top w:w="75" w:type="dxa"/>
              <w:left w:w="75" w:type="dxa"/>
              <w:bottom w:w="75" w:type="dxa"/>
              <w:right w:w="75" w:type="dxa"/>
            </w:tcMar>
            <w:vAlign w:val="center"/>
            <w:hideMark/>
          </w:tcPr>
          <w:p w14:paraId="137F660B" w14:textId="77777777" w:rsidR="003776E6" w:rsidRPr="00992599" w:rsidRDefault="003776E6">
            <w:pPr>
              <w:pStyle w:val="af2"/>
              <w:jc w:val="center"/>
              <w:rPr>
                <w:ins w:id="482" w:author="Jim Xie (RD-AS)" w:date="2024-11-06T21:22:00Z"/>
                <w:sz w:val="21"/>
                <w:szCs w:val="21"/>
              </w:rPr>
            </w:pPr>
            <w:ins w:id="483" w:author="Jim Xie (RD-AS)" w:date="2024-11-06T21:22:00Z">
              <w:r w:rsidRPr="00992599">
                <w:rPr>
                  <w:sz w:val="21"/>
                  <w:szCs w:val="21"/>
                </w:rPr>
                <w:t>37</w:t>
              </w:r>
            </w:ins>
          </w:p>
        </w:tc>
        <w:tc>
          <w:tcPr>
            <w:tcW w:w="2395" w:type="dxa"/>
            <w:tcBorders>
              <w:top w:val="single" w:sz="4" w:space="0" w:color="auto"/>
            </w:tcBorders>
            <w:vAlign w:val="center"/>
          </w:tcPr>
          <w:p w14:paraId="197A7B41" w14:textId="77777777" w:rsidR="003776E6" w:rsidRPr="00992599" w:rsidRDefault="003776E6">
            <w:pPr>
              <w:pStyle w:val="af2"/>
              <w:rPr>
                <w:ins w:id="484" w:author="Jim Xie (RD-AS)" w:date="2024-11-06T21:22:00Z"/>
                <w:sz w:val="21"/>
                <w:szCs w:val="21"/>
              </w:rPr>
            </w:pPr>
            <w:ins w:id="485" w:author="Jim Xie (RD-AS)" w:date="2024-11-06T21:22:00Z">
              <w:r w:rsidRPr="00992599">
                <w:rPr>
                  <w:rFonts w:hint="eastAsia"/>
                  <w:sz w:val="21"/>
                  <w:szCs w:val="21"/>
                </w:rPr>
                <w:t>勘察软件攻击</w:t>
              </w:r>
            </w:ins>
          </w:p>
        </w:tc>
        <w:tc>
          <w:tcPr>
            <w:tcW w:w="992" w:type="dxa"/>
            <w:tcBorders>
              <w:top w:val="single" w:sz="4" w:space="0" w:color="auto"/>
            </w:tcBorders>
            <w:vAlign w:val="center"/>
          </w:tcPr>
          <w:p w14:paraId="0AD73C7E" w14:textId="77777777" w:rsidR="003776E6" w:rsidRPr="00992599" w:rsidRDefault="003776E6">
            <w:pPr>
              <w:pStyle w:val="af2"/>
              <w:jc w:val="center"/>
              <w:rPr>
                <w:ins w:id="486" w:author="Jim Xie (RD-AS)" w:date="2024-11-06T21:22:00Z"/>
                <w:sz w:val="21"/>
                <w:szCs w:val="21"/>
              </w:rPr>
            </w:pPr>
            <w:ins w:id="487" w:author="Jim Xie (RD-AS)" w:date="2024-11-06T21:22:00Z">
              <w:r w:rsidRPr="00992599">
                <w:rPr>
                  <w:sz w:val="21"/>
                  <w:szCs w:val="21"/>
                </w:rPr>
                <w:t>40</w:t>
              </w:r>
            </w:ins>
          </w:p>
        </w:tc>
      </w:tr>
      <w:tr w:rsidR="003776E6" w:rsidRPr="00992599" w14:paraId="3C935508" w14:textId="77777777">
        <w:trPr>
          <w:cantSplit/>
          <w:jc w:val="center"/>
          <w:ins w:id="488" w:author="Jim Xie (RD-AS)" w:date="2024-11-06T21:22:00Z"/>
        </w:trPr>
        <w:tc>
          <w:tcPr>
            <w:tcW w:w="2551" w:type="dxa"/>
            <w:tcMar>
              <w:top w:w="75" w:type="dxa"/>
              <w:left w:w="75" w:type="dxa"/>
              <w:bottom w:w="75" w:type="dxa"/>
              <w:right w:w="75" w:type="dxa"/>
            </w:tcMar>
            <w:vAlign w:val="center"/>
            <w:hideMark/>
          </w:tcPr>
          <w:p w14:paraId="51D57E7E" w14:textId="77777777" w:rsidR="003776E6" w:rsidRPr="00992599" w:rsidRDefault="003776E6">
            <w:pPr>
              <w:pStyle w:val="af2"/>
              <w:rPr>
                <w:ins w:id="489" w:author="Jim Xie (RD-AS)" w:date="2024-11-06T21:22:00Z"/>
                <w:sz w:val="21"/>
                <w:szCs w:val="21"/>
              </w:rPr>
            </w:pPr>
            <w:ins w:id="490" w:author="Jim Xie (RD-AS)" w:date="2024-11-06T21:22:00Z">
              <w:r w:rsidRPr="00992599">
                <w:rPr>
                  <w:rFonts w:hint="eastAsia"/>
                  <w:sz w:val="21"/>
                  <w:szCs w:val="21"/>
                </w:rPr>
                <w:t>漏洞利用</w:t>
              </w:r>
            </w:ins>
          </w:p>
        </w:tc>
        <w:tc>
          <w:tcPr>
            <w:tcW w:w="993" w:type="dxa"/>
            <w:tcMar>
              <w:top w:w="75" w:type="dxa"/>
              <w:left w:w="75" w:type="dxa"/>
              <w:bottom w:w="75" w:type="dxa"/>
              <w:right w:w="75" w:type="dxa"/>
            </w:tcMar>
            <w:vAlign w:val="center"/>
            <w:hideMark/>
          </w:tcPr>
          <w:p w14:paraId="066290E7" w14:textId="77777777" w:rsidR="003776E6" w:rsidRPr="00992599" w:rsidRDefault="003776E6">
            <w:pPr>
              <w:pStyle w:val="af2"/>
              <w:jc w:val="center"/>
              <w:rPr>
                <w:ins w:id="491" w:author="Jim Xie (RD-AS)" w:date="2024-11-06T21:22:00Z"/>
                <w:sz w:val="21"/>
                <w:szCs w:val="21"/>
              </w:rPr>
            </w:pPr>
            <w:ins w:id="492" w:author="Jim Xie (RD-AS)" w:date="2024-11-06T21:22:00Z">
              <w:r w:rsidRPr="00992599">
                <w:rPr>
                  <w:sz w:val="21"/>
                  <w:szCs w:val="21"/>
                </w:rPr>
                <w:t>56</w:t>
              </w:r>
            </w:ins>
          </w:p>
        </w:tc>
        <w:tc>
          <w:tcPr>
            <w:tcW w:w="2395" w:type="dxa"/>
            <w:vAlign w:val="center"/>
          </w:tcPr>
          <w:p w14:paraId="0E5D9B54" w14:textId="77777777" w:rsidR="003776E6" w:rsidRPr="00992599" w:rsidRDefault="003776E6">
            <w:pPr>
              <w:pStyle w:val="af2"/>
              <w:rPr>
                <w:ins w:id="493" w:author="Jim Xie (RD-AS)" w:date="2024-11-06T21:22:00Z"/>
                <w:sz w:val="21"/>
                <w:szCs w:val="21"/>
              </w:rPr>
            </w:pPr>
            <w:ins w:id="494" w:author="Jim Xie (RD-AS)" w:date="2024-11-06T21:22:00Z">
              <w:r w:rsidRPr="00992599">
                <w:rPr>
                  <w:sz w:val="21"/>
                  <w:szCs w:val="21"/>
                </w:rPr>
                <w:t xml:space="preserve">DDoS HTTP </w:t>
              </w:r>
              <w:r w:rsidRPr="00992599">
                <w:rPr>
                  <w:rFonts w:hint="eastAsia"/>
                  <w:sz w:val="21"/>
                  <w:szCs w:val="21"/>
                </w:rPr>
                <w:t>洪水攻击</w:t>
              </w:r>
            </w:ins>
          </w:p>
        </w:tc>
        <w:tc>
          <w:tcPr>
            <w:tcW w:w="992" w:type="dxa"/>
            <w:vAlign w:val="center"/>
          </w:tcPr>
          <w:p w14:paraId="381C9BD7" w14:textId="77777777" w:rsidR="003776E6" w:rsidRPr="00992599" w:rsidRDefault="003776E6">
            <w:pPr>
              <w:pStyle w:val="af2"/>
              <w:jc w:val="center"/>
              <w:rPr>
                <w:ins w:id="495" w:author="Jim Xie (RD-AS)" w:date="2024-11-06T21:22:00Z"/>
                <w:sz w:val="21"/>
                <w:szCs w:val="21"/>
              </w:rPr>
            </w:pPr>
            <w:ins w:id="496" w:author="Jim Xie (RD-AS)" w:date="2024-11-06T21:22:00Z">
              <w:r w:rsidRPr="00992599">
                <w:rPr>
                  <w:sz w:val="21"/>
                  <w:szCs w:val="21"/>
                </w:rPr>
                <w:t>48</w:t>
              </w:r>
            </w:ins>
          </w:p>
        </w:tc>
      </w:tr>
      <w:tr w:rsidR="003776E6" w:rsidRPr="00992599" w14:paraId="6883B2B3" w14:textId="77777777">
        <w:trPr>
          <w:cantSplit/>
          <w:jc w:val="center"/>
          <w:ins w:id="497" w:author="Jim Xie (RD-AS)" w:date="2024-11-06T21:22:00Z"/>
        </w:trPr>
        <w:tc>
          <w:tcPr>
            <w:tcW w:w="2551" w:type="dxa"/>
            <w:tcMar>
              <w:top w:w="75" w:type="dxa"/>
              <w:left w:w="75" w:type="dxa"/>
              <w:bottom w:w="75" w:type="dxa"/>
              <w:right w:w="75" w:type="dxa"/>
            </w:tcMar>
            <w:vAlign w:val="center"/>
            <w:hideMark/>
          </w:tcPr>
          <w:p w14:paraId="7B31EA25" w14:textId="77777777" w:rsidR="003776E6" w:rsidRPr="00992599" w:rsidRDefault="003776E6">
            <w:pPr>
              <w:pStyle w:val="af2"/>
              <w:rPr>
                <w:ins w:id="498" w:author="Jim Xie (RD-AS)" w:date="2024-11-06T21:22:00Z"/>
                <w:sz w:val="21"/>
                <w:szCs w:val="21"/>
              </w:rPr>
            </w:pPr>
            <w:ins w:id="499" w:author="Jim Xie (RD-AS)" w:date="2024-11-06T21:22:00Z">
              <w:r w:rsidRPr="00992599">
                <w:rPr>
                  <w:rFonts w:hint="eastAsia"/>
                  <w:sz w:val="21"/>
                  <w:szCs w:val="21"/>
                </w:rPr>
                <w:t>密码攻击</w:t>
              </w:r>
            </w:ins>
          </w:p>
        </w:tc>
        <w:tc>
          <w:tcPr>
            <w:tcW w:w="993" w:type="dxa"/>
            <w:tcMar>
              <w:top w:w="75" w:type="dxa"/>
              <w:left w:w="75" w:type="dxa"/>
              <w:bottom w:w="75" w:type="dxa"/>
              <w:right w:w="75" w:type="dxa"/>
            </w:tcMar>
            <w:vAlign w:val="center"/>
            <w:hideMark/>
          </w:tcPr>
          <w:p w14:paraId="44F09044" w14:textId="77777777" w:rsidR="003776E6" w:rsidRPr="00992599" w:rsidRDefault="003776E6">
            <w:pPr>
              <w:pStyle w:val="af2"/>
              <w:jc w:val="center"/>
              <w:rPr>
                <w:ins w:id="500" w:author="Jim Xie (RD-AS)" w:date="2024-11-06T21:22:00Z"/>
                <w:sz w:val="21"/>
                <w:szCs w:val="21"/>
              </w:rPr>
            </w:pPr>
            <w:ins w:id="501" w:author="Jim Xie (RD-AS)" w:date="2024-11-06T21:22:00Z">
              <w:r w:rsidRPr="00992599">
                <w:rPr>
                  <w:sz w:val="21"/>
                  <w:szCs w:val="21"/>
                </w:rPr>
                <w:t>48</w:t>
              </w:r>
            </w:ins>
          </w:p>
        </w:tc>
        <w:tc>
          <w:tcPr>
            <w:tcW w:w="2395" w:type="dxa"/>
            <w:vAlign w:val="center"/>
          </w:tcPr>
          <w:p w14:paraId="5BDB603C" w14:textId="77777777" w:rsidR="003776E6" w:rsidRPr="00992599" w:rsidRDefault="003776E6">
            <w:pPr>
              <w:pStyle w:val="af2"/>
              <w:rPr>
                <w:ins w:id="502" w:author="Jim Xie (RD-AS)" w:date="2024-11-06T21:22:00Z"/>
                <w:sz w:val="21"/>
                <w:szCs w:val="21"/>
              </w:rPr>
            </w:pPr>
            <w:ins w:id="503" w:author="Jim Xie (RD-AS)" w:date="2024-11-06T21:22:00Z">
              <w:r w:rsidRPr="00992599">
                <w:rPr>
                  <w:rFonts w:hint="eastAsia"/>
                  <w:sz w:val="21"/>
                  <w:szCs w:val="21"/>
                </w:rPr>
                <w:t>后门攻击</w:t>
              </w:r>
            </w:ins>
          </w:p>
        </w:tc>
        <w:tc>
          <w:tcPr>
            <w:tcW w:w="992" w:type="dxa"/>
            <w:vAlign w:val="center"/>
          </w:tcPr>
          <w:p w14:paraId="0A07CE58" w14:textId="77777777" w:rsidR="003776E6" w:rsidRPr="00992599" w:rsidRDefault="003776E6">
            <w:pPr>
              <w:pStyle w:val="af2"/>
              <w:jc w:val="center"/>
              <w:rPr>
                <w:ins w:id="504" w:author="Jim Xie (RD-AS)" w:date="2024-11-06T21:22:00Z"/>
                <w:sz w:val="21"/>
                <w:szCs w:val="21"/>
              </w:rPr>
            </w:pPr>
            <w:ins w:id="505" w:author="Jim Xie (RD-AS)" w:date="2024-11-06T21:22:00Z">
              <w:r w:rsidRPr="00992599">
                <w:rPr>
                  <w:sz w:val="21"/>
                  <w:szCs w:val="21"/>
                </w:rPr>
                <w:t>37</w:t>
              </w:r>
            </w:ins>
          </w:p>
        </w:tc>
      </w:tr>
      <w:tr w:rsidR="003776E6" w:rsidRPr="00992599" w14:paraId="650C95B4" w14:textId="77777777">
        <w:trPr>
          <w:cantSplit/>
          <w:jc w:val="center"/>
          <w:ins w:id="506" w:author="Jim Xie (RD-AS)" w:date="2024-11-06T21:22:00Z"/>
        </w:trPr>
        <w:tc>
          <w:tcPr>
            <w:tcW w:w="2551" w:type="dxa"/>
            <w:tcMar>
              <w:top w:w="75" w:type="dxa"/>
              <w:left w:w="75" w:type="dxa"/>
              <w:bottom w:w="75" w:type="dxa"/>
              <w:right w:w="75" w:type="dxa"/>
            </w:tcMar>
            <w:vAlign w:val="center"/>
            <w:hideMark/>
          </w:tcPr>
          <w:p w14:paraId="1F6B67BA" w14:textId="77777777" w:rsidR="003776E6" w:rsidRPr="00992599" w:rsidRDefault="003776E6">
            <w:pPr>
              <w:pStyle w:val="af2"/>
              <w:rPr>
                <w:ins w:id="507" w:author="Jim Xie (RD-AS)" w:date="2024-11-06T21:22:00Z"/>
                <w:sz w:val="21"/>
                <w:szCs w:val="21"/>
              </w:rPr>
            </w:pPr>
            <w:ins w:id="508" w:author="Jim Xie (RD-AS)" w:date="2024-11-06T21:22:00Z">
              <w:r w:rsidRPr="00992599">
                <w:rPr>
                  <w:rFonts w:hint="eastAsia"/>
                  <w:sz w:val="21"/>
                  <w:szCs w:val="21"/>
                </w:rPr>
                <w:t>上传攻击</w:t>
              </w:r>
            </w:ins>
          </w:p>
        </w:tc>
        <w:tc>
          <w:tcPr>
            <w:tcW w:w="993" w:type="dxa"/>
            <w:tcMar>
              <w:top w:w="75" w:type="dxa"/>
              <w:left w:w="75" w:type="dxa"/>
              <w:bottom w:w="75" w:type="dxa"/>
              <w:right w:w="75" w:type="dxa"/>
            </w:tcMar>
            <w:vAlign w:val="center"/>
            <w:hideMark/>
          </w:tcPr>
          <w:p w14:paraId="76771738" w14:textId="77777777" w:rsidR="003776E6" w:rsidRPr="00992599" w:rsidRDefault="003776E6">
            <w:pPr>
              <w:pStyle w:val="af2"/>
              <w:jc w:val="center"/>
              <w:rPr>
                <w:ins w:id="509" w:author="Jim Xie (RD-AS)" w:date="2024-11-06T21:22:00Z"/>
                <w:sz w:val="21"/>
                <w:szCs w:val="21"/>
              </w:rPr>
            </w:pPr>
            <w:ins w:id="510" w:author="Jim Xie (RD-AS)" w:date="2024-11-06T21:22:00Z">
              <w:r w:rsidRPr="00992599">
                <w:rPr>
                  <w:sz w:val="21"/>
                  <w:szCs w:val="21"/>
                </w:rPr>
                <w:t>40</w:t>
              </w:r>
            </w:ins>
          </w:p>
        </w:tc>
        <w:tc>
          <w:tcPr>
            <w:tcW w:w="2395" w:type="dxa"/>
            <w:vAlign w:val="center"/>
          </w:tcPr>
          <w:p w14:paraId="51C2B894" w14:textId="77777777" w:rsidR="003776E6" w:rsidRPr="00992599" w:rsidRDefault="003776E6">
            <w:pPr>
              <w:pStyle w:val="af2"/>
              <w:rPr>
                <w:ins w:id="511" w:author="Jim Xie (RD-AS)" w:date="2024-11-06T21:22:00Z"/>
                <w:sz w:val="21"/>
                <w:szCs w:val="21"/>
              </w:rPr>
            </w:pPr>
            <w:ins w:id="512" w:author="Jim Xie (RD-AS)" w:date="2024-11-06T21:22:00Z">
              <w:r w:rsidRPr="00992599">
                <w:rPr>
                  <w:rFonts w:hint="eastAsia"/>
                  <w:sz w:val="21"/>
                  <w:szCs w:val="21"/>
                </w:rPr>
                <w:t>中间人攻击（</w:t>
              </w:r>
              <w:r w:rsidRPr="00992599">
                <w:rPr>
                  <w:rFonts w:hint="eastAsia"/>
                  <w:sz w:val="21"/>
                  <w:szCs w:val="21"/>
                </w:rPr>
                <w:t>ARP</w:t>
              </w:r>
              <w:r w:rsidRPr="00992599">
                <w:rPr>
                  <w:rFonts w:hint="eastAsia"/>
                  <w:sz w:val="21"/>
                  <w:szCs w:val="21"/>
                </w:rPr>
                <w:t>欺骗</w:t>
              </w:r>
              <w:r w:rsidRPr="00992599">
                <w:rPr>
                  <w:rFonts w:hint="eastAsia"/>
                  <w:sz w:val="21"/>
                  <w:szCs w:val="21"/>
                </w:rPr>
                <w:t>+DNS</w:t>
              </w:r>
              <w:r w:rsidRPr="00992599">
                <w:rPr>
                  <w:rFonts w:hint="eastAsia"/>
                  <w:sz w:val="21"/>
                  <w:szCs w:val="21"/>
                </w:rPr>
                <w:t>）</w:t>
              </w:r>
            </w:ins>
          </w:p>
        </w:tc>
        <w:tc>
          <w:tcPr>
            <w:tcW w:w="992" w:type="dxa"/>
            <w:vAlign w:val="center"/>
          </w:tcPr>
          <w:p w14:paraId="362FDBB6" w14:textId="77777777" w:rsidR="003776E6" w:rsidRPr="00992599" w:rsidRDefault="003776E6">
            <w:pPr>
              <w:pStyle w:val="af2"/>
              <w:jc w:val="center"/>
              <w:rPr>
                <w:ins w:id="513" w:author="Jim Xie (RD-AS)" w:date="2024-11-06T21:22:00Z"/>
                <w:sz w:val="21"/>
                <w:szCs w:val="21"/>
              </w:rPr>
            </w:pPr>
            <w:ins w:id="514" w:author="Jim Xie (RD-AS)" w:date="2024-11-06T21:22:00Z">
              <w:r w:rsidRPr="00992599">
                <w:rPr>
                  <w:sz w:val="21"/>
                  <w:szCs w:val="21"/>
                </w:rPr>
                <w:t>23</w:t>
              </w:r>
            </w:ins>
          </w:p>
        </w:tc>
      </w:tr>
      <w:tr w:rsidR="003776E6" w:rsidRPr="00992599" w14:paraId="0B7DC65B" w14:textId="77777777">
        <w:trPr>
          <w:cantSplit/>
          <w:jc w:val="center"/>
          <w:ins w:id="515" w:author="Jim Xie (RD-AS)" w:date="2024-11-06T21:22:00Z"/>
        </w:trPr>
        <w:tc>
          <w:tcPr>
            <w:tcW w:w="2551" w:type="dxa"/>
            <w:tcMar>
              <w:top w:w="75" w:type="dxa"/>
              <w:left w:w="75" w:type="dxa"/>
              <w:bottom w:w="75" w:type="dxa"/>
              <w:right w:w="75" w:type="dxa"/>
            </w:tcMar>
            <w:vAlign w:val="center"/>
            <w:hideMark/>
          </w:tcPr>
          <w:p w14:paraId="2ED80A43" w14:textId="77777777" w:rsidR="003776E6" w:rsidRPr="00992599" w:rsidRDefault="003776E6">
            <w:pPr>
              <w:pStyle w:val="af2"/>
              <w:rPr>
                <w:ins w:id="516" w:author="Jim Xie (RD-AS)" w:date="2024-11-06T21:22:00Z"/>
                <w:sz w:val="21"/>
                <w:szCs w:val="21"/>
              </w:rPr>
            </w:pPr>
            <w:ins w:id="517" w:author="Jim Xie (RD-AS)" w:date="2024-11-06T21:22:00Z">
              <w:r w:rsidRPr="00992599">
                <w:rPr>
                  <w:sz w:val="21"/>
                  <w:szCs w:val="21"/>
                </w:rPr>
                <w:t xml:space="preserve">DDoS UDP </w:t>
              </w:r>
              <w:r w:rsidRPr="00992599">
                <w:rPr>
                  <w:rFonts w:hint="eastAsia"/>
                  <w:sz w:val="21"/>
                  <w:szCs w:val="21"/>
                </w:rPr>
                <w:t>洪水攻击</w:t>
              </w:r>
            </w:ins>
          </w:p>
        </w:tc>
        <w:tc>
          <w:tcPr>
            <w:tcW w:w="993" w:type="dxa"/>
            <w:tcMar>
              <w:top w:w="75" w:type="dxa"/>
              <w:left w:w="75" w:type="dxa"/>
              <w:bottom w:w="75" w:type="dxa"/>
              <w:right w:w="75" w:type="dxa"/>
            </w:tcMar>
            <w:vAlign w:val="center"/>
            <w:hideMark/>
          </w:tcPr>
          <w:p w14:paraId="310E6716" w14:textId="77777777" w:rsidR="003776E6" w:rsidRPr="00992599" w:rsidRDefault="003776E6">
            <w:pPr>
              <w:pStyle w:val="af2"/>
              <w:jc w:val="center"/>
              <w:rPr>
                <w:ins w:id="518" w:author="Jim Xie (RD-AS)" w:date="2024-11-06T21:22:00Z"/>
                <w:sz w:val="21"/>
                <w:szCs w:val="21"/>
              </w:rPr>
            </w:pPr>
            <w:ins w:id="519" w:author="Jim Xie (RD-AS)" w:date="2024-11-06T21:22:00Z">
              <w:r w:rsidRPr="00992599">
                <w:rPr>
                  <w:sz w:val="21"/>
                  <w:szCs w:val="21"/>
                </w:rPr>
                <w:t>9</w:t>
              </w:r>
            </w:ins>
          </w:p>
        </w:tc>
        <w:tc>
          <w:tcPr>
            <w:tcW w:w="2395" w:type="dxa"/>
            <w:vAlign w:val="center"/>
          </w:tcPr>
          <w:p w14:paraId="10957A0E" w14:textId="77777777" w:rsidR="003776E6" w:rsidRPr="00992599" w:rsidRDefault="003776E6">
            <w:pPr>
              <w:pStyle w:val="af2"/>
              <w:rPr>
                <w:ins w:id="520" w:author="Jim Xie (RD-AS)" w:date="2024-11-06T21:22:00Z"/>
                <w:sz w:val="21"/>
                <w:szCs w:val="21"/>
              </w:rPr>
            </w:pPr>
            <w:ins w:id="521" w:author="Jim Xie (RD-AS)" w:date="2024-11-06T21:22:00Z">
              <w:r w:rsidRPr="00992599">
                <w:rPr>
                  <w:sz w:val="21"/>
                  <w:szCs w:val="21"/>
                </w:rPr>
                <w:t>SQL</w:t>
              </w:r>
              <w:r w:rsidRPr="00992599">
                <w:rPr>
                  <w:rFonts w:hint="eastAsia"/>
                  <w:sz w:val="21"/>
                  <w:szCs w:val="21"/>
                </w:rPr>
                <w:t>注入攻击</w:t>
              </w:r>
            </w:ins>
          </w:p>
        </w:tc>
        <w:tc>
          <w:tcPr>
            <w:tcW w:w="992" w:type="dxa"/>
            <w:vAlign w:val="center"/>
          </w:tcPr>
          <w:p w14:paraId="5178345D" w14:textId="77777777" w:rsidR="003776E6" w:rsidRPr="00992599" w:rsidRDefault="003776E6">
            <w:pPr>
              <w:pStyle w:val="af2"/>
              <w:jc w:val="center"/>
              <w:rPr>
                <w:ins w:id="522" w:author="Jim Xie (RD-AS)" w:date="2024-11-06T21:22:00Z"/>
                <w:sz w:val="21"/>
                <w:szCs w:val="21"/>
              </w:rPr>
            </w:pPr>
            <w:ins w:id="523" w:author="Jim Xie (RD-AS)" w:date="2024-11-06T21:22:00Z">
              <w:r w:rsidRPr="00992599">
                <w:rPr>
                  <w:sz w:val="21"/>
                  <w:szCs w:val="21"/>
                </w:rPr>
                <w:t>37</w:t>
              </w:r>
            </w:ins>
          </w:p>
        </w:tc>
      </w:tr>
      <w:tr w:rsidR="003776E6" w:rsidRPr="00992599" w14:paraId="3112BB05" w14:textId="77777777">
        <w:trPr>
          <w:cantSplit/>
          <w:jc w:val="center"/>
          <w:ins w:id="524" w:author="Jim Xie (RD-AS)" w:date="2024-11-06T21:22:00Z"/>
        </w:trPr>
        <w:tc>
          <w:tcPr>
            <w:tcW w:w="2551" w:type="dxa"/>
            <w:tcMar>
              <w:top w:w="75" w:type="dxa"/>
              <w:left w:w="75" w:type="dxa"/>
              <w:bottom w:w="75" w:type="dxa"/>
              <w:right w:w="75" w:type="dxa"/>
            </w:tcMar>
            <w:vAlign w:val="center"/>
            <w:hideMark/>
          </w:tcPr>
          <w:p w14:paraId="732F3A1E" w14:textId="77777777" w:rsidR="003776E6" w:rsidRPr="00992599" w:rsidRDefault="003776E6">
            <w:pPr>
              <w:pStyle w:val="af2"/>
              <w:rPr>
                <w:ins w:id="525" w:author="Jim Xie (RD-AS)" w:date="2024-11-06T21:22:00Z"/>
                <w:sz w:val="21"/>
                <w:szCs w:val="21"/>
              </w:rPr>
            </w:pPr>
            <w:ins w:id="526" w:author="Jim Xie (RD-AS)" w:date="2024-11-06T21:22:00Z">
              <w:r w:rsidRPr="00992599">
                <w:rPr>
                  <w:sz w:val="21"/>
                  <w:szCs w:val="21"/>
                </w:rPr>
                <w:t xml:space="preserve">DDoS ICMP </w:t>
              </w:r>
              <w:r w:rsidRPr="00992599">
                <w:rPr>
                  <w:rFonts w:hint="eastAsia"/>
                  <w:sz w:val="21"/>
                  <w:szCs w:val="21"/>
                </w:rPr>
                <w:t>洪水攻击</w:t>
              </w:r>
            </w:ins>
          </w:p>
        </w:tc>
        <w:tc>
          <w:tcPr>
            <w:tcW w:w="993" w:type="dxa"/>
            <w:tcMar>
              <w:top w:w="75" w:type="dxa"/>
              <w:left w:w="75" w:type="dxa"/>
              <w:bottom w:w="75" w:type="dxa"/>
              <w:right w:w="75" w:type="dxa"/>
            </w:tcMar>
            <w:vAlign w:val="center"/>
            <w:hideMark/>
          </w:tcPr>
          <w:p w14:paraId="75D57F6A" w14:textId="77777777" w:rsidR="003776E6" w:rsidRPr="00992599" w:rsidRDefault="003776E6">
            <w:pPr>
              <w:pStyle w:val="af2"/>
              <w:jc w:val="center"/>
              <w:rPr>
                <w:ins w:id="527" w:author="Jim Xie (RD-AS)" w:date="2024-11-06T21:22:00Z"/>
                <w:sz w:val="21"/>
                <w:szCs w:val="21"/>
              </w:rPr>
            </w:pPr>
            <w:ins w:id="528" w:author="Jim Xie (RD-AS)" w:date="2024-11-06T21:22:00Z">
              <w:r w:rsidRPr="00992599">
                <w:rPr>
                  <w:sz w:val="21"/>
                  <w:szCs w:val="21"/>
                </w:rPr>
                <w:t>15</w:t>
              </w:r>
            </w:ins>
          </w:p>
        </w:tc>
        <w:tc>
          <w:tcPr>
            <w:tcW w:w="2395" w:type="dxa"/>
            <w:vAlign w:val="center"/>
          </w:tcPr>
          <w:p w14:paraId="1A8602B7" w14:textId="77777777" w:rsidR="003776E6" w:rsidRPr="00992599" w:rsidRDefault="003776E6">
            <w:pPr>
              <w:pStyle w:val="af2"/>
              <w:rPr>
                <w:ins w:id="529" w:author="Jim Xie (RD-AS)" w:date="2024-11-06T21:22:00Z"/>
                <w:sz w:val="21"/>
                <w:szCs w:val="21"/>
              </w:rPr>
            </w:pPr>
            <w:ins w:id="530" w:author="Jim Xie (RD-AS)" w:date="2024-11-06T21:22:00Z">
              <w:r w:rsidRPr="00992599">
                <w:rPr>
                  <w:rFonts w:hint="eastAsia"/>
                  <w:sz w:val="21"/>
                  <w:szCs w:val="21"/>
                </w:rPr>
                <w:t>跨站脚本攻击</w:t>
              </w:r>
            </w:ins>
          </w:p>
        </w:tc>
        <w:tc>
          <w:tcPr>
            <w:tcW w:w="992" w:type="dxa"/>
            <w:vAlign w:val="center"/>
          </w:tcPr>
          <w:p w14:paraId="2222EE0A" w14:textId="77777777" w:rsidR="003776E6" w:rsidRPr="00992599" w:rsidRDefault="003776E6">
            <w:pPr>
              <w:pStyle w:val="af2"/>
              <w:jc w:val="center"/>
              <w:rPr>
                <w:ins w:id="531" w:author="Jim Xie (RD-AS)" w:date="2024-11-06T21:22:00Z"/>
                <w:sz w:val="21"/>
                <w:szCs w:val="21"/>
              </w:rPr>
            </w:pPr>
            <w:ins w:id="532" w:author="Jim Xie (RD-AS)" w:date="2024-11-06T21:22:00Z">
              <w:r w:rsidRPr="00992599">
                <w:rPr>
                  <w:sz w:val="21"/>
                  <w:szCs w:val="21"/>
                </w:rPr>
                <w:t>48</w:t>
              </w:r>
            </w:ins>
          </w:p>
        </w:tc>
      </w:tr>
      <w:tr w:rsidR="003776E6" w:rsidRPr="00992599" w14:paraId="24538A91" w14:textId="77777777">
        <w:trPr>
          <w:cantSplit/>
          <w:jc w:val="center"/>
          <w:ins w:id="533" w:author="Jim Xie (RD-AS)" w:date="2024-11-06T21:22:00Z"/>
        </w:trPr>
        <w:tc>
          <w:tcPr>
            <w:tcW w:w="2551" w:type="dxa"/>
            <w:tcMar>
              <w:top w:w="75" w:type="dxa"/>
              <w:left w:w="75" w:type="dxa"/>
              <w:bottom w:w="75" w:type="dxa"/>
              <w:right w:w="75" w:type="dxa"/>
            </w:tcMar>
            <w:vAlign w:val="center"/>
            <w:hideMark/>
          </w:tcPr>
          <w:p w14:paraId="369D69F0" w14:textId="77777777" w:rsidR="003776E6" w:rsidRPr="00992599" w:rsidRDefault="003776E6">
            <w:pPr>
              <w:pStyle w:val="af2"/>
              <w:rPr>
                <w:ins w:id="534" w:author="Jim Xie (RD-AS)" w:date="2024-11-06T21:22:00Z"/>
                <w:sz w:val="21"/>
                <w:szCs w:val="21"/>
              </w:rPr>
            </w:pPr>
            <w:ins w:id="535" w:author="Jim Xie (RD-AS)" w:date="2024-11-06T21:22:00Z">
              <w:r w:rsidRPr="00992599">
                <w:rPr>
                  <w:sz w:val="21"/>
                  <w:szCs w:val="21"/>
                </w:rPr>
                <w:t xml:space="preserve">DDoS TCP SYN </w:t>
              </w:r>
              <w:r w:rsidRPr="00992599">
                <w:rPr>
                  <w:rFonts w:hint="eastAsia"/>
                  <w:sz w:val="21"/>
                  <w:szCs w:val="21"/>
                </w:rPr>
                <w:t>洪水攻击</w:t>
              </w:r>
            </w:ins>
          </w:p>
        </w:tc>
        <w:tc>
          <w:tcPr>
            <w:tcW w:w="993" w:type="dxa"/>
            <w:tcMar>
              <w:top w:w="75" w:type="dxa"/>
              <w:left w:w="75" w:type="dxa"/>
              <w:bottom w:w="75" w:type="dxa"/>
              <w:right w:w="75" w:type="dxa"/>
            </w:tcMar>
            <w:vAlign w:val="center"/>
            <w:hideMark/>
          </w:tcPr>
          <w:p w14:paraId="4FF5DBBA" w14:textId="77777777" w:rsidR="003776E6" w:rsidRPr="00992599" w:rsidRDefault="003776E6">
            <w:pPr>
              <w:pStyle w:val="af2"/>
              <w:jc w:val="center"/>
              <w:rPr>
                <w:ins w:id="536" w:author="Jim Xie (RD-AS)" w:date="2024-11-06T21:22:00Z"/>
                <w:sz w:val="21"/>
                <w:szCs w:val="21"/>
              </w:rPr>
            </w:pPr>
            <w:ins w:id="537" w:author="Jim Xie (RD-AS)" w:date="2024-11-06T21:22:00Z">
              <w:r w:rsidRPr="00992599">
                <w:rPr>
                  <w:sz w:val="21"/>
                  <w:szCs w:val="21"/>
                </w:rPr>
                <w:t>32</w:t>
              </w:r>
            </w:ins>
          </w:p>
        </w:tc>
        <w:tc>
          <w:tcPr>
            <w:tcW w:w="2395" w:type="dxa"/>
            <w:vAlign w:val="center"/>
          </w:tcPr>
          <w:p w14:paraId="25FB499C" w14:textId="77777777" w:rsidR="003776E6" w:rsidRPr="00992599" w:rsidRDefault="003776E6">
            <w:pPr>
              <w:pStyle w:val="af2"/>
              <w:rPr>
                <w:ins w:id="538" w:author="Jim Xie (RD-AS)" w:date="2024-11-06T21:22:00Z"/>
                <w:sz w:val="21"/>
                <w:szCs w:val="21"/>
              </w:rPr>
            </w:pPr>
            <w:ins w:id="539" w:author="Jim Xie (RD-AS)" w:date="2024-11-06T21:22:00Z">
              <w:r w:rsidRPr="00992599">
                <w:rPr>
                  <w:rFonts w:hint="eastAsia"/>
                  <w:sz w:val="21"/>
                  <w:szCs w:val="21"/>
                </w:rPr>
                <w:t>操作系统指纹识别攻击</w:t>
              </w:r>
            </w:ins>
          </w:p>
        </w:tc>
        <w:tc>
          <w:tcPr>
            <w:tcW w:w="992" w:type="dxa"/>
            <w:vAlign w:val="center"/>
          </w:tcPr>
          <w:p w14:paraId="3443B3C0" w14:textId="77777777" w:rsidR="003776E6" w:rsidRPr="00992599" w:rsidRDefault="003776E6">
            <w:pPr>
              <w:pStyle w:val="af2"/>
              <w:jc w:val="center"/>
              <w:rPr>
                <w:ins w:id="540" w:author="Jim Xie (RD-AS)" w:date="2024-11-06T21:22:00Z"/>
                <w:sz w:val="21"/>
                <w:szCs w:val="21"/>
              </w:rPr>
            </w:pPr>
            <w:ins w:id="541" w:author="Jim Xie (RD-AS)" w:date="2024-11-06T21:22:00Z">
              <w:r w:rsidRPr="00992599">
                <w:rPr>
                  <w:sz w:val="21"/>
                  <w:szCs w:val="21"/>
                </w:rPr>
                <w:t>35</w:t>
              </w:r>
            </w:ins>
          </w:p>
        </w:tc>
      </w:tr>
    </w:tbl>
    <w:p w14:paraId="33F7B0E5" w14:textId="77777777" w:rsidR="003776E6" w:rsidRDefault="00263835" w:rsidP="00AC7086">
      <w:pPr>
        <w:spacing w:line="360" w:lineRule="auto"/>
        <w:ind w:firstLineChars="200" w:firstLine="480"/>
        <w:rPr>
          <w:ins w:id="542" w:author="Jim Xie (RD-AS)" w:date="2024-11-06T21:37:00Z"/>
          <w:rFonts w:ascii="Times New Roman" w:eastAsia="宋体" w:hAnsi="Times New Roman"/>
          <w:kern w:val="0"/>
          <w:sz w:val="24"/>
          <w:szCs w:val="24"/>
        </w:rPr>
      </w:pPr>
      <w:ins w:id="543" w:author="Jim Xie (RD-AS)" w:date="2024-11-06T21:27:00Z">
        <w:r>
          <w:rPr>
            <w:rFonts w:ascii="Times New Roman" w:eastAsia="宋体" w:hAnsi="Times New Roman" w:hint="eastAsia"/>
            <w:kern w:val="0"/>
            <w:sz w:val="24"/>
            <w:szCs w:val="24"/>
          </w:rPr>
          <w:t>流量序列</w:t>
        </w:r>
      </w:ins>
      <w:ins w:id="544" w:author="Jim Xie (RD-AS)" w:date="2024-11-07T09:47:00Z">
        <w:r w:rsidR="00296565">
          <w:rPr>
            <w:rFonts w:ascii="Times New Roman" w:eastAsia="宋体" w:hAnsi="Times New Roman" w:hint="eastAsia"/>
            <w:kern w:val="0"/>
            <w:sz w:val="24"/>
            <w:szCs w:val="24"/>
          </w:rPr>
          <w:t>和标签序列</w:t>
        </w:r>
      </w:ins>
      <w:ins w:id="545" w:author="Jim Xie (RD-AS)" w:date="2024-11-06T21:36:00Z">
        <w:r w:rsidR="00AE7A23">
          <w:rPr>
            <w:rFonts w:ascii="Times New Roman" w:eastAsia="宋体" w:hAnsi="Times New Roman" w:hint="eastAsia"/>
            <w:kern w:val="0"/>
            <w:sz w:val="24"/>
            <w:szCs w:val="24"/>
          </w:rPr>
          <w:t>生成</w:t>
        </w:r>
      </w:ins>
      <w:ins w:id="546" w:author="Jim Xie (RD-AS)" w:date="2024-11-06T21:24:00Z">
        <w:r w:rsidR="00AC7086">
          <w:rPr>
            <w:rFonts w:ascii="Times New Roman" w:eastAsia="宋体" w:hAnsi="Times New Roman" w:hint="eastAsia"/>
            <w:kern w:val="0"/>
            <w:sz w:val="24"/>
            <w:szCs w:val="24"/>
          </w:rPr>
          <w:t>：</w:t>
        </w:r>
      </w:ins>
      <w:ins w:id="547" w:author="Jim Xie (RD-AS)" w:date="2024-11-06T21:22:00Z">
        <w:r w:rsidR="003776E6" w:rsidRPr="001403FA">
          <w:rPr>
            <w:rFonts w:ascii="Times New Roman" w:eastAsia="宋体" w:hAnsi="Times New Roman"/>
            <w:kern w:val="0"/>
            <w:sz w:val="24"/>
            <w:szCs w:val="24"/>
          </w:rPr>
          <w:t>为保留时序</w:t>
        </w:r>
      </w:ins>
      <w:ins w:id="548" w:author="Jim Xie (RD-AS)" w:date="2024-11-06T22:00:00Z">
        <w:r w:rsidR="00F07408">
          <w:rPr>
            <w:rFonts w:ascii="Times New Roman" w:eastAsia="宋体" w:hAnsi="Times New Roman" w:hint="eastAsia"/>
            <w:kern w:val="0"/>
            <w:sz w:val="24"/>
            <w:szCs w:val="24"/>
          </w:rPr>
          <w:t>信息</w:t>
        </w:r>
      </w:ins>
      <w:ins w:id="549" w:author="Jim Xie (RD-AS)" w:date="2024-11-06T21:22:00Z">
        <w:r w:rsidR="003776E6" w:rsidRPr="001403FA">
          <w:rPr>
            <w:rFonts w:ascii="Times New Roman" w:eastAsia="宋体" w:hAnsi="Times New Roman"/>
            <w:kern w:val="0"/>
            <w:sz w:val="24"/>
            <w:szCs w:val="24"/>
          </w:rPr>
          <w:t>，采用滑动窗口的方式将网络流量划分为多个流量</w:t>
        </w:r>
      </w:ins>
      <w:ins w:id="550" w:author="Jim Xie (RD-AS)" w:date="2024-11-07T10:07:00Z">
        <w:r w:rsidR="00AC48D1">
          <w:rPr>
            <w:rFonts w:ascii="Times New Roman" w:eastAsia="宋体" w:hAnsi="Times New Roman" w:hint="eastAsia"/>
            <w:kern w:val="0"/>
            <w:sz w:val="24"/>
            <w:szCs w:val="24"/>
          </w:rPr>
          <w:t>序列和标签序列</w:t>
        </w:r>
      </w:ins>
      <w:ins w:id="551" w:author="Jim Xie (RD-AS)" w:date="2024-11-06T21:22:00Z">
        <w:r w:rsidR="003776E6" w:rsidRPr="001403FA">
          <w:rPr>
            <w:rFonts w:ascii="Times New Roman" w:eastAsia="宋体" w:hAnsi="Times New Roman" w:hint="eastAsia"/>
            <w:kern w:val="0"/>
            <w:sz w:val="24"/>
            <w:szCs w:val="24"/>
          </w:rPr>
          <w:t>。</w:t>
        </w:r>
      </w:ins>
      <w:ins w:id="552" w:author="Jim Xie (RD-AS)" w:date="2024-11-06T22:29:00Z">
        <w:r w:rsidR="00634975">
          <w:rPr>
            <w:rFonts w:ascii="Times New Roman" w:eastAsia="宋体" w:hAnsi="Times New Roman" w:hint="eastAsia"/>
            <w:kern w:val="0"/>
            <w:sz w:val="24"/>
            <w:szCs w:val="24"/>
          </w:rPr>
          <w:t>随着</w:t>
        </w:r>
      </w:ins>
      <w:ins w:id="553" w:author="Jim Xie (RD-AS)" w:date="2024-11-06T21:22:00Z">
        <w:r w:rsidR="003776E6" w:rsidRPr="001403FA">
          <w:rPr>
            <w:rFonts w:ascii="Times New Roman" w:eastAsia="宋体" w:hAnsi="Times New Roman"/>
            <w:kern w:val="0"/>
            <w:sz w:val="24"/>
            <w:szCs w:val="24"/>
          </w:rPr>
          <w:t>滑动窗口在流量序列上移动，</w:t>
        </w:r>
      </w:ins>
      <w:ins w:id="554" w:author="Jim Xie (RD-AS)" w:date="2024-11-06T22:29:00Z">
        <w:r w:rsidR="00634975">
          <w:rPr>
            <w:rFonts w:ascii="Times New Roman" w:eastAsia="宋体" w:hAnsi="Times New Roman" w:hint="eastAsia"/>
            <w:kern w:val="0"/>
            <w:sz w:val="24"/>
            <w:szCs w:val="24"/>
          </w:rPr>
          <w:t>每次移动后，</w:t>
        </w:r>
      </w:ins>
      <w:ins w:id="555" w:author="Jim Xie (RD-AS)" w:date="2024-11-06T21:22:00Z">
        <w:r w:rsidR="003776E6" w:rsidRPr="001403FA">
          <w:rPr>
            <w:rFonts w:ascii="Times New Roman" w:eastAsia="宋体" w:hAnsi="Times New Roman"/>
            <w:kern w:val="0"/>
            <w:sz w:val="24"/>
            <w:szCs w:val="24"/>
          </w:rPr>
          <w:t>窗口</w:t>
        </w:r>
      </w:ins>
      <w:ins w:id="556" w:author="Jim Xie (RD-AS)" w:date="2024-11-06T21:26:00Z">
        <w:r w:rsidR="00DB4A7E">
          <w:rPr>
            <w:rFonts w:ascii="Times New Roman" w:eastAsia="宋体" w:hAnsi="Times New Roman" w:hint="eastAsia"/>
            <w:kern w:val="0"/>
            <w:sz w:val="24"/>
            <w:szCs w:val="24"/>
          </w:rPr>
          <w:t>内</w:t>
        </w:r>
      </w:ins>
      <w:ins w:id="557" w:author="Jim Xie (RD-AS)" w:date="2024-11-07T10:09:00Z">
        <w:r w:rsidR="00AC48D1">
          <w:rPr>
            <w:rFonts w:ascii="Times New Roman" w:eastAsia="宋体" w:hAnsi="Times New Roman" w:hint="eastAsia"/>
            <w:kern w:val="0"/>
            <w:sz w:val="24"/>
            <w:szCs w:val="24"/>
          </w:rPr>
          <w:t>的</w:t>
        </w:r>
      </w:ins>
      <w:ins w:id="558" w:author="Jim Xie (RD-AS)" w:date="2024-11-07T10:08:00Z">
        <w:r w:rsidR="00AC48D1">
          <w:rPr>
            <w:rFonts w:ascii="Times New Roman" w:eastAsia="宋体" w:hAnsi="Times New Roman" w:hint="eastAsia"/>
            <w:kern w:val="0"/>
            <w:sz w:val="24"/>
            <w:szCs w:val="24"/>
          </w:rPr>
          <w:t>特征</w:t>
        </w:r>
      </w:ins>
      <w:ins w:id="559" w:author="Jim Xie (RD-AS)" w:date="2024-11-06T21:25:00Z">
        <w:r w:rsidR="00AC7086">
          <w:rPr>
            <w:rFonts w:ascii="Times New Roman" w:eastAsia="宋体" w:hAnsi="Times New Roman" w:hint="eastAsia"/>
            <w:kern w:val="0"/>
            <w:sz w:val="24"/>
            <w:szCs w:val="24"/>
          </w:rPr>
          <w:t>为</w:t>
        </w:r>
      </w:ins>
      <w:ins w:id="560" w:author="Jim Xie (RD-AS)" w:date="2024-11-06T21:22:00Z">
        <w:r w:rsidR="003776E6" w:rsidRPr="001403FA">
          <w:rPr>
            <w:rFonts w:ascii="Times New Roman" w:eastAsia="宋体" w:hAnsi="Times New Roman"/>
            <w:kern w:val="0"/>
            <w:sz w:val="24"/>
            <w:szCs w:val="24"/>
          </w:rPr>
          <w:t>一个流量</w:t>
        </w:r>
      </w:ins>
      <w:ins w:id="561" w:author="Jim Xie (RD-AS)" w:date="2024-11-07T10:07:00Z">
        <w:r w:rsidR="00AC48D1">
          <w:rPr>
            <w:rFonts w:ascii="Times New Roman" w:eastAsia="宋体" w:hAnsi="Times New Roman" w:hint="eastAsia"/>
            <w:kern w:val="0"/>
            <w:sz w:val="24"/>
            <w:szCs w:val="24"/>
          </w:rPr>
          <w:t>序列</w:t>
        </w:r>
      </w:ins>
      <w:ins w:id="562" w:author="Jim Xie (RD-AS)" w:date="2024-11-07T10:08:00Z">
        <w:r w:rsidR="00AC48D1">
          <w:rPr>
            <w:rFonts w:ascii="Times New Roman" w:eastAsia="宋体" w:hAnsi="Times New Roman" w:hint="eastAsia"/>
            <w:kern w:val="0"/>
            <w:sz w:val="24"/>
            <w:szCs w:val="24"/>
          </w:rPr>
          <w:t>、</w:t>
        </w:r>
      </w:ins>
      <w:ins w:id="563" w:author="Jim Xie (RD-AS)" w:date="2024-11-07T10:09:00Z">
        <w:r w:rsidR="00AC48D1">
          <w:rPr>
            <w:rFonts w:ascii="Times New Roman" w:eastAsia="宋体" w:hAnsi="Times New Roman" w:hint="eastAsia"/>
            <w:kern w:val="0"/>
            <w:sz w:val="24"/>
            <w:szCs w:val="24"/>
          </w:rPr>
          <w:t>窗口内的</w:t>
        </w:r>
      </w:ins>
      <w:ins w:id="564" w:author="Jim Xie (RD-AS)" w:date="2024-11-07T10:08:00Z">
        <w:r w:rsidR="00AC48D1">
          <w:rPr>
            <w:rFonts w:ascii="Times New Roman" w:eastAsia="宋体" w:hAnsi="Times New Roman" w:hint="eastAsia"/>
            <w:kern w:val="0"/>
            <w:sz w:val="24"/>
            <w:szCs w:val="24"/>
          </w:rPr>
          <w:t>标签为标签序列</w:t>
        </w:r>
      </w:ins>
      <w:ins w:id="565" w:author="Jim Xie (RD-AS)" w:date="2024-11-07T10:09:00Z">
        <w:r w:rsidR="00AC48D1">
          <w:rPr>
            <w:rFonts w:ascii="Times New Roman" w:eastAsia="宋体" w:hAnsi="Times New Roman" w:hint="eastAsia"/>
            <w:kern w:val="0"/>
            <w:sz w:val="24"/>
            <w:szCs w:val="24"/>
          </w:rPr>
          <w:t>。</w:t>
        </w:r>
        <w:r w:rsidR="00AC48D1" w:rsidRPr="001403FA">
          <w:rPr>
            <w:rFonts w:ascii="Times New Roman" w:eastAsia="宋体" w:hAnsi="Times New Roman"/>
            <w:kern w:val="0"/>
            <w:sz w:val="24"/>
            <w:szCs w:val="24"/>
          </w:rPr>
          <w:t>流量</w:t>
        </w:r>
        <w:r w:rsidR="00AC48D1">
          <w:rPr>
            <w:rFonts w:ascii="Times New Roman" w:eastAsia="宋体" w:hAnsi="Times New Roman" w:hint="eastAsia"/>
            <w:kern w:val="0"/>
            <w:sz w:val="24"/>
            <w:szCs w:val="24"/>
          </w:rPr>
          <w:t>序列和标签序列</w:t>
        </w:r>
      </w:ins>
      <w:ins w:id="566" w:author="Jim Xie (RD-AS)" w:date="2024-11-06T21:22:00Z">
        <w:r w:rsidR="003776E6" w:rsidRPr="001403FA">
          <w:rPr>
            <w:rFonts w:ascii="Times New Roman" w:eastAsia="宋体" w:hAnsi="Times New Roman"/>
            <w:kern w:val="0"/>
            <w:sz w:val="24"/>
            <w:szCs w:val="24"/>
          </w:rPr>
          <w:t>保留了流量中的时序信息，使得模能更好地捕捉攻击行为的时序特征。</w:t>
        </w:r>
      </w:ins>
      <w:ins w:id="567" w:author="Jim Xie (RD-AS)" w:date="2024-11-06T22:01:00Z">
        <w:r w:rsidR="00F07408">
          <w:rPr>
            <w:rFonts w:ascii="Times New Roman" w:eastAsia="宋体" w:hAnsi="Times New Roman" w:hint="eastAsia"/>
            <w:kern w:val="0"/>
            <w:sz w:val="24"/>
            <w:szCs w:val="24"/>
          </w:rPr>
          <w:t>图</w:t>
        </w:r>
        <w:r w:rsidR="00F07408">
          <w:rPr>
            <w:rFonts w:ascii="Times New Roman" w:eastAsia="宋体" w:hAnsi="Times New Roman"/>
            <w:kern w:val="0"/>
            <w:sz w:val="24"/>
            <w:szCs w:val="24"/>
          </w:rPr>
          <w:t>3</w:t>
        </w:r>
        <w:r w:rsidR="00F07408">
          <w:rPr>
            <w:rFonts w:ascii="Times New Roman" w:eastAsia="宋体" w:hAnsi="Times New Roman" w:hint="eastAsia"/>
            <w:kern w:val="0"/>
            <w:sz w:val="24"/>
            <w:szCs w:val="24"/>
          </w:rPr>
          <w:t>展示了流量序列</w:t>
        </w:r>
      </w:ins>
      <w:ins w:id="568" w:author="Jim Xie (RD-AS)" w:date="2024-11-07T10:10:00Z">
        <w:r w:rsidR="00AC48D1">
          <w:rPr>
            <w:rFonts w:ascii="Times New Roman" w:eastAsia="宋体" w:hAnsi="Times New Roman" w:hint="eastAsia"/>
            <w:kern w:val="0"/>
            <w:sz w:val="24"/>
            <w:szCs w:val="24"/>
          </w:rPr>
          <w:t>和标签序列的</w:t>
        </w:r>
      </w:ins>
      <w:ins w:id="569" w:author="Jim Xie (RD-AS)" w:date="2024-11-06T22:01:00Z">
        <w:r w:rsidR="00F07408">
          <w:rPr>
            <w:rFonts w:ascii="Times New Roman" w:eastAsia="宋体" w:hAnsi="Times New Roman" w:hint="eastAsia"/>
            <w:kern w:val="0"/>
            <w:sz w:val="24"/>
            <w:szCs w:val="24"/>
          </w:rPr>
          <w:t>生成过程。</w:t>
        </w:r>
      </w:ins>
    </w:p>
    <w:p w14:paraId="404A2153" w14:textId="77777777" w:rsidR="00C1039A" w:rsidRDefault="002B2310">
      <w:pPr>
        <w:spacing w:line="360" w:lineRule="auto"/>
        <w:ind w:firstLineChars="200" w:firstLine="480"/>
        <w:jc w:val="center"/>
        <w:rPr>
          <w:ins w:id="570" w:author="Jim Xie (RD-AS)" w:date="2024-11-06T22:00:00Z"/>
          <w:rFonts w:ascii="Times New Roman" w:eastAsia="宋体" w:hAnsi="Times New Roman"/>
          <w:kern w:val="0"/>
          <w:sz w:val="24"/>
          <w:szCs w:val="24"/>
        </w:rPr>
        <w:pPrChange w:id="571" w:author="Jim Xie (RD-AS)" w:date="2024-11-06T22:08:00Z">
          <w:pPr>
            <w:spacing w:line="360" w:lineRule="auto"/>
            <w:ind w:firstLineChars="200" w:firstLine="480"/>
          </w:pPr>
        </w:pPrChange>
      </w:pPr>
      <w:ins w:id="572" w:author="Jim Xie (RD-AS)" w:date="2024-11-07T10:07:00Z">
        <w:r w:rsidRPr="002B2310">
          <w:rPr>
            <w:rFonts w:ascii="Times New Roman" w:eastAsia="宋体" w:hAnsi="Times New Roman"/>
            <w:noProof/>
            <w:kern w:val="0"/>
            <w:sz w:val="24"/>
            <w:szCs w:val="24"/>
          </w:rPr>
          <w:drawing>
            <wp:inline distT="0" distB="0" distL="0" distR="0" wp14:anchorId="22B7C743" wp14:editId="7F642A61">
              <wp:extent cx="5274310" cy="2384425"/>
              <wp:effectExtent l="0" t="0" r="0" b="0"/>
              <wp:docPr id="163330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794" name=""/>
                      <pic:cNvPicPr/>
                    </pic:nvPicPr>
                    <pic:blipFill>
                      <a:blip r:embed="rId11"/>
                      <a:stretch>
                        <a:fillRect/>
                      </a:stretch>
                    </pic:blipFill>
                    <pic:spPr>
                      <a:xfrm>
                        <a:off x="0" y="0"/>
                        <a:ext cx="5274310" cy="2384425"/>
                      </a:xfrm>
                      <a:prstGeom prst="rect">
                        <a:avLst/>
                      </a:prstGeom>
                    </pic:spPr>
                  </pic:pic>
                </a:graphicData>
              </a:graphic>
            </wp:inline>
          </w:drawing>
        </w:r>
      </w:ins>
    </w:p>
    <w:p w14:paraId="76ED48B6" w14:textId="77777777" w:rsidR="004C5EEB" w:rsidRDefault="004C5EEB">
      <w:pPr>
        <w:spacing w:line="360" w:lineRule="auto"/>
        <w:jc w:val="center"/>
        <w:rPr>
          <w:ins w:id="573" w:author="Jim Xie (RD-AS)" w:date="2024-11-06T21:27:00Z"/>
          <w:rFonts w:ascii="Times New Roman" w:eastAsia="宋体" w:hAnsi="Times New Roman"/>
          <w:kern w:val="0"/>
          <w:sz w:val="24"/>
          <w:szCs w:val="24"/>
        </w:rPr>
        <w:pPrChange w:id="574" w:author="Jim Xie (RD-AS)" w:date="2024-11-06T22:01:00Z">
          <w:pPr>
            <w:spacing w:line="360" w:lineRule="auto"/>
            <w:ind w:firstLineChars="200" w:firstLine="480"/>
          </w:pPr>
        </w:pPrChange>
      </w:pPr>
      <w:ins w:id="575" w:author="Jim Xie (RD-AS)" w:date="2024-11-06T22:00:00Z">
        <w:r>
          <w:rPr>
            <w:rFonts w:ascii="Times New Roman" w:eastAsia="宋体" w:hAnsi="Times New Roman" w:hint="eastAsia"/>
            <w:kern w:val="0"/>
            <w:sz w:val="24"/>
            <w:szCs w:val="24"/>
          </w:rPr>
          <w:t>图</w:t>
        </w:r>
        <w:r>
          <w:rPr>
            <w:rFonts w:ascii="Times New Roman" w:eastAsia="宋体" w:hAnsi="Times New Roman"/>
            <w:kern w:val="0"/>
            <w:sz w:val="24"/>
            <w:szCs w:val="24"/>
          </w:rPr>
          <w:t>3</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使用滑动窗口生成</w:t>
        </w:r>
        <w:r w:rsidR="00F07408">
          <w:rPr>
            <w:rFonts w:ascii="Times New Roman" w:eastAsia="宋体" w:hAnsi="Times New Roman" w:hint="eastAsia"/>
            <w:kern w:val="0"/>
            <w:sz w:val="24"/>
            <w:szCs w:val="24"/>
          </w:rPr>
          <w:t>流量序列</w:t>
        </w:r>
      </w:ins>
      <w:ins w:id="576" w:author="Jim Xie (RD-AS)" w:date="2024-11-07T10:10:00Z">
        <w:r w:rsidR="00F00424">
          <w:rPr>
            <w:rFonts w:ascii="Times New Roman" w:eastAsia="宋体" w:hAnsi="Times New Roman" w:hint="eastAsia"/>
            <w:kern w:val="0"/>
            <w:sz w:val="24"/>
            <w:szCs w:val="24"/>
          </w:rPr>
          <w:t>和标签序列</w:t>
        </w:r>
      </w:ins>
    </w:p>
    <w:p w14:paraId="080B6CF9" w14:textId="77777777" w:rsidR="000626BF" w:rsidRDefault="000626BF" w:rsidP="000626BF">
      <w:pPr>
        <w:spacing w:line="360" w:lineRule="auto"/>
        <w:ind w:firstLineChars="200" w:firstLine="480"/>
        <w:rPr>
          <w:ins w:id="577" w:author="Jim Xie (RD-AS)" w:date="2024-11-06T21:28:00Z"/>
          <w:rFonts w:ascii="Times New Roman" w:eastAsia="宋体" w:hAnsi="Times New Roman"/>
          <w:kern w:val="0"/>
          <w:sz w:val="24"/>
          <w:szCs w:val="24"/>
        </w:rPr>
      </w:pPr>
      <w:ins w:id="578" w:author="Jim Xie (RD-AS)" w:date="2024-11-06T21:28:00Z">
        <w:r>
          <w:rPr>
            <w:rFonts w:ascii="Times New Roman" w:eastAsia="宋体" w:hAnsi="Times New Roman" w:hint="eastAsia"/>
            <w:kern w:val="0"/>
            <w:sz w:val="24"/>
            <w:szCs w:val="24"/>
          </w:rPr>
          <w:t>特征聚</w:t>
        </w:r>
      </w:ins>
      <w:ins w:id="579" w:author="Jim Xie (RD-AS)" w:date="2024-11-06T21:36:00Z">
        <w:r w:rsidR="00AE7A23">
          <w:rPr>
            <w:rFonts w:ascii="Times New Roman" w:eastAsia="宋体" w:hAnsi="Times New Roman" w:hint="eastAsia"/>
            <w:kern w:val="0"/>
            <w:sz w:val="24"/>
            <w:szCs w:val="24"/>
          </w:rPr>
          <w:t>合</w:t>
        </w:r>
      </w:ins>
      <w:ins w:id="580" w:author="Jim Xie (RD-AS)" w:date="2024-11-06T21:28:00Z">
        <w:r>
          <w:rPr>
            <w:rFonts w:ascii="Times New Roman" w:eastAsia="宋体" w:hAnsi="Times New Roman" w:hint="eastAsia"/>
            <w:kern w:val="0"/>
            <w:sz w:val="24"/>
            <w:szCs w:val="24"/>
          </w:rPr>
          <w:t>：</w:t>
        </w:r>
      </w:ins>
      <w:ins w:id="581" w:author="Jim Xie (RD-AS)" w:date="2024-11-06T21:24:00Z">
        <w:r w:rsidR="00AC7086">
          <w:rPr>
            <w:rFonts w:ascii="Times New Roman" w:eastAsia="宋体" w:hAnsi="Times New Roman" w:hint="eastAsia"/>
            <w:kern w:val="0"/>
            <w:sz w:val="24"/>
            <w:szCs w:val="24"/>
          </w:rPr>
          <w:t>采用</w:t>
        </w:r>
        <w:r w:rsidR="00AC7086" w:rsidRPr="00465FCF">
          <w:rPr>
            <w:rFonts w:ascii="Times New Roman" w:eastAsia="宋体" w:hAnsi="Times New Roman" w:hint="eastAsia"/>
            <w:kern w:val="0"/>
            <w:sz w:val="24"/>
            <w:szCs w:val="24"/>
          </w:rPr>
          <w:t>Flat</w:t>
        </w:r>
      </w:ins>
      <w:ins w:id="582" w:author="Jim Xie (RD-AS)" w:date="2024-11-06T22:11:00Z">
        <w:r w:rsidR="00786AD9">
          <w:rPr>
            <w:rFonts w:ascii="Times New Roman" w:eastAsia="宋体" w:hAnsi="Times New Roman" w:hint="eastAsia"/>
            <w:kern w:val="0"/>
            <w:sz w:val="24"/>
            <w:szCs w:val="24"/>
          </w:rPr>
          <w:t>ten</w:t>
        </w:r>
      </w:ins>
      <w:ins w:id="583" w:author="Jim Xie (RD-AS)" w:date="2024-11-06T21:24:00Z">
        <w:r w:rsidR="00AC7086" w:rsidRPr="00465FCF">
          <w:rPr>
            <w:rFonts w:ascii="Times New Roman" w:eastAsia="宋体" w:hAnsi="Times New Roman" w:hint="eastAsia"/>
            <w:kern w:val="0"/>
            <w:sz w:val="24"/>
            <w:szCs w:val="24"/>
          </w:rPr>
          <w:t xml:space="preserve"> Aggregation</w:t>
        </w:r>
        <w:r w:rsidR="00AC7086" w:rsidRPr="00465FCF">
          <w:rPr>
            <w:rFonts w:ascii="Times New Roman" w:eastAsia="宋体" w:hAnsi="Times New Roman" w:hint="eastAsia"/>
            <w:kern w:val="0"/>
            <w:sz w:val="24"/>
            <w:szCs w:val="24"/>
          </w:rPr>
          <w:t>方法</w:t>
        </w:r>
        <w:r w:rsidR="00AC7086">
          <w:rPr>
            <w:rFonts w:ascii="Times New Roman" w:eastAsia="宋体" w:hAnsi="Times New Roman" w:hint="eastAsia"/>
            <w:kern w:val="0"/>
            <w:sz w:val="24"/>
            <w:szCs w:val="24"/>
          </w:rPr>
          <w:t>对</w:t>
        </w:r>
        <w:r w:rsidR="00AC7086" w:rsidRPr="00465FCF">
          <w:rPr>
            <w:rFonts w:ascii="Times New Roman" w:eastAsia="宋体" w:hAnsi="Times New Roman" w:hint="eastAsia"/>
            <w:kern w:val="0"/>
            <w:sz w:val="24"/>
            <w:szCs w:val="24"/>
          </w:rPr>
          <w:t>滑动窗口内的数据进行处理</w:t>
        </w:r>
        <w:r w:rsidR="00AC7086">
          <w:rPr>
            <w:rFonts w:ascii="Times New Roman" w:eastAsia="宋体" w:hAnsi="Times New Roman" w:hint="eastAsia"/>
            <w:kern w:val="0"/>
            <w:sz w:val="24"/>
            <w:szCs w:val="24"/>
          </w:rPr>
          <w:t>，</w:t>
        </w:r>
        <w:r w:rsidR="00AC7086" w:rsidRPr="00465FCF">
          <w:rPr>
            <w:rFonts w:ascii="Times New Roman" w:eastAsia="宋体" w:hAnsi="Times New Roman" w:hint="eastAsia"/>
            <w:kern w:val="0"/>
            <w:sz w:val="24"/>
            <w:szCs w:val="24"/>
          </w:rPr>
          <w:t>将滑动窗口内的</w:t>
        </w:r>
      </w:ins>
      <w:ins w:id="584" w:author="Jim Xie (RD-AS)" w:date="2024-11-06T22:11:00Z">
        <w:r w:rsidR="00786AD9">
          <w:rPr>
            <w:rFonts w:ascii="Times New Roman" w:eastAsia="宋体" w:hAnsi="Times New Roman" w:hint="eastAsia"/>
            <w:kern w:val="0"/>
            <w:sz w:val="24"/>
            <w:szCs w:val="24"/>
          </w:rPr>
          <w:t>二维数据</w:t>
        </w:r>
      </w:ins>
      <w:ins w:id="585" w:author="Jim Xie (RD-AS)" w:date="2024-11-06T21:24:00Z">
        <w:r w:rsidR="00AC7086" w:rsidRPr="00465FCF">
          <w:rPr>
            <w:rFonts w:ascii="Times New Roman" w:eastAsia="宋体" w:hAnsi="Times New Roman" w:hint="eastAsia"/>
            <w:kern w:val="0"/>
            <w:sz w:val="24"/>
            <w:szCs w:val="24"/>
          </w:rPr>
          <w:t>展平为一维特征向量，保留流量片段中的全部特征信息，包括协议类型、包大小等。</w:t>
        </w:r>
      </w:ins>
      <w:ins w:id="586" w:author="Jim Xie (RD-AS)" w:date="2024-11-06T22:10:00Z">
        <w:r w:rsidR="00F11520">
          <w:rPr>
            <w:rFonts w:ascii="Times New Roman" w:eastAsia="宋体" w:hAnsi="Times New Roman" w:hint="eastAsia"/>
            <w:kern w:val="0"/>
            <w:sz w:val="24"/>
            <w:szCs w:val="24"/>
          </w:rPr>
          <w:t>图</w:t>
        </w:r>
        <w:r w:rsidR="00F11520">
          <w:rPr>
            <w:rFonts w:ascii="Times New Roman" w:eastAsia="宋体" w:hAnsi="Times New Roman"/>
            <w:kern w:val="0"/>
            <w:sz w:val="24"/>
            <w:szCs w:val="24"/>
          </w:rPr>
          <w:t>4</w:t>
        </w:r>
        <w:r w:rsidR="00F11520">
          <w:rPr>
            <w:rFonts w:ascii="Times New Roman" w:eastAsia="宋体" w:hAnsi="Times New Roman" w:hint="eastAsia"/>
            <w:kern w:val="0"/>
            <w:sz w:val="24"/>
            <w:szCs w:val="24"/>
          </w:rPr>
          <w:t>展示了特征聚合的过程。</w:t>
        </w:r>
      </w:ins>
    </w:p>
    <w:p w14:paraId="396053DD" w14:textId="77777777" w:rsidR="003776E6" w:rsidRDefault="0074136F" w:rsidP="00F11520">
      <w:pPr>
        <w:spacing w:line="360" w:lineRule="auto"/>
        <w:jc w:val="center"/>
        <w:rPr>
          <w:ins w:id="587" w:author="Jim Xie (RD-AS)" w:date="2024-11-06T22:09:00Z"/>
          <w:rFonts w:ascii="Times New Roman" w:eastAsia="宋体" w:hAnsi="Times New Roman"/>
          <w:kern w:val="0"/>
          <w:sz w:val="24"/>
          <w:szCs w:val="24"/>
        </w:rPr>
      </w:pPr>
      <w:ins w:id="588" w:author="Jim Xie (RD-AS)" w:date="2024-11-06T22:08:00Z">
        <w:r>
          <w:rPr>
            <w:rFonts w:ascii="Times New Roman" w:eastAsia="宋体" w:hAnsi="Times New Roman"/>
            <w:noProof/>
            <w:kern w:val="0"/>
            <w:sz w:val="24"/>
            <w:szCs w:val="24"/>
          </w:rPr>
          <w:lastRenderedPageBreak/>
          <w:drawing>
            <wp:inline distT="0" distB="0" distL="0" distR="0" wp14:anchorId="40BAD1A9" wp14:editId="5A0A1523">
              <wp:extent cx="5270500" cy="1104900"/>
              <wp:effectExtent l="0" t="0" r="0" b="0"/>
              <wp:docPr id="58680318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0500" cy="1104900"/>
                      </a:xfrm>
                      <a:prstGeom prst="rect">
                        <a:avLst/>
                      </a:prstGeom>
                      <a:noFill/>
                      <a:ln>
                        <a:noFill/>
                      </a:ln>
                    </pic:spPr>
                  </pic:pic>
                </a:graphicData>
              </a:graphic>
            </wp:inline>
          </w:drawing>
        </w:r>
      </w:ins>
    </w:p>
    <w:p w14:paraId="3F7E2319" w14:textId="77777777" w:rsidR="00F11520" w:rsidRPr="00BF3DA3" w:rsidRDefault="00F11520">
      <w:pPr>
        <w:spacing w:line="360" w:lineRule="auto"/>
        <w:jc w:val="center"/>
        <w:rPr>
          <w:ins w:id="589" w:author="Jim Xie (RD-AS)" w:date="2024-11-06T20:09:00Z"/>
          <w:rFonts w:ascii="Times New Roman" w:eastAsia="宋体" w:hAnsi="Times New Roman"/>
          <w:kern w:val="0"/>
          <w:sz w:val="24"/>
          <w:szCs w:val="24"/>
          <w:rPrChange w:id="590" w:author="Jim Xie (RD-AS)" w:date="2024-11-06T21:21:00Z">
            <w:rPr>
              <w:ins w:id="591" w:author="Jim Xie (RD-AS)" w:date="2024-11-06T20:09:00Z"/>
              <w:rFonts w:ascii="Times New Roman" w:eastAsia="宋体" w:hAnsi="Times New Roman"/>
              <w:sz w:val="24"/>
              <w:szCs w:val="24"/>
            </w:rPr>
          </w:rPrChange>
        </w:rPr>
        <w:pPrChange w:id="592" w:author="Jim Xie (RD-AS)" w:date="2024-11-06T22:09:00Z">
          <w:pPr>
            <w:numPr>
              <w:ilvl w:val="1"/>
              <w:numId w:val="2"/>
            </w:numPr>
            <w:spacing w:line="360" w:lineRule="auto"/>
            <w:ind w:left="420" w:hanging="420"/>
          </w:pPr>
        </w:pPrChange>
      </w:pPr>
      <w:ins w:id="593" w:author="Jim Xie (RD-AS)" w:date="2024-11-06T22:09:00Z">
        <w:r>
          <w:rPr>
            <w:rFonts w:ascii="Times New Roman" w:eastAsia="宋体" w:hAnsi="Times New Roman" w:hint="eastAsia"/>
            <w:kern w:val="0"/>
            <w:sz w:val="24"/>
            <w:szCs w:val="24"/>
          </w:rPr>
          <w:t>图</w:t>
        </w:r>
        <w:r>
          <w:rPr>
            <w:rFonts w:ascii="Times New Roman" w:eastAsia="宋体" w:hAnsi="Times New Roman"/>
            <w:kern w:val="0"/>
            <w:sz w:val="24"/>
            <w:szCs w:val="24"/>
          </w:rPr>
          <w:t>4</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特征聚合</w:t>
        </w:r>
      </w:ins>
    </w:p>
    <w:p w14:paraId="65153971" w14:textId="77777777" w:rsidR="001C65B2" w:rsidRDefault="001C65B2" w:rsidP="001C65B2">
      <w:pPr>
        <w:numPr>
          <w:ilvl w:val="1"/>
          <w:numId w:val="2"/>
        </w:numPr>
        <w:spacing w:line="360" w:lineRule="auto"/>
        <w:rPr>
          <w:ins w:id="594" w:author="Jim Xie (RD-AS)" w:date="2024-11-06T22:10:00Z"/>
          <w:rFonts w:ascii="Times New Roman" w:eastAsia="宋体" w:hAnsi="Times New Roman"/>
          <w:sz w:val="24"/>
          <w:szCs w:val="24"/>
        </w:rPr>
      </w:pPr>
      <w:ins w:id="595" w:author="Jim Xie (RD-AS)" w:date="2024-11-06T20:09:00Z">
        <w:r>
          <w:rPr>
            <w:rFonts w:ascii="Times New Roman" w:eastAsia="宋体" w:hAnsi="Times New Roman" w:hint="eastAsia"/>
            <w:sz w:val="24"/>
            <w:szCs w:val="24"/>
          </w:rPr>
          <w:t>频谱标签构造</w:t>
        </w:r>
      </w:ins>
    </w:p>
    <w:p w14:paraId="7A498933" w14:textId="23539F88" w:rsidR="00296565" w:rsidRPr="00076BB4" w:rsidRDefault="009F1654">
      <w:pPr>
        <w:spacing w:line="360" w:lineRule="auto"/>
        <w:ind w:firstLineChars="200" w:firstLine="480"/>
        <w:rPr>
          <w:ins w:id="596" w:author="Jim Xie (RD-AS)" w:date="2024-11-07T10:16:00Z"/>
          <w:rFonts w:ascii="Times New Roman" w:eastAsia="宋体" w:hAnsi="Times New Roman"/>
          <w:kern w:val="0"/>
          <w:sz w:val="24"/>
          <w:szCs w:val="24"/>
          <w:rPrChange w:id="597" w:author="Jim Xie (RD-AS)" w:date="2024-11-07T10:30:00Z">
            <w:rPr>
              <w:ins w:id="598" w:author="Jim Xie (RD-AS)" w:date="2024-11-07T10:16:00Z"/>
              <w:rFonts w:ascii="Times New Roman" w:eastAsia="宋体" w:hAnsi="Times New Roman"/>
              <w:sz w:val="24"/>
              <w:szCs w:val="24"/>
            </w:rPr>
          </w:rPrChange>
        </w:rPr>
        <w:pPrChange w:id="599" w:author="Jim Xie (RD-AS)" w:date="2024-11-07T10:30:00Z">
          <w:pPr>
            <w:spacing w:line="360" w:lineRule="auto"/>
            <w:ind w:left="420"/>
          </w:pPr>
        </w:pPrChange>
      </w:pPr>
      <w:ins w:id="600" w:author="Jim Xie (RD-AS)" w:date="2024-11-07T10:15:00Z">
        <w:r w:rsidRPr="00F12592">
          <w:rPr>
            <w:rFonts w:ascii="Times New Roman" w:eastAsia="宋体" w:hAnsi="Times New Roman" w:hint="eastAsia"/>
            <w:kern w:val="0"/>
            <w:sz w:val="24"/>
            <w:szCs w:val="24"/>
            <w:rPrChange w:id="601" w:author="Jim Xie (RD-AS)" w:date="2024-11-07T10:23:00Z">
              <w:rPr>
                <w:rFonts w:ascii="Times New Roman" w:eastAsia="宋体" w:hAnsi="Times New Roman" w:hint="eastAsia"/>
                <w:sz w:val="24"/>
                <w:szCs w:val="24"/>
              </w:rPr>
            </w:rPrChange>
          </w:rPr>
          <w:t>标签序列</w:t>
        </w:r>
      </w:ins>
      <w:ins w:id="602" w:author="Jim Xie (RD-AS)" w:date="2024-11-07T10:21:00Z">
        <w:r w:rsidR="00986C07" w:rsidRPr="00F12592">
          <w:rPr>
            <w:rFonts w:ascii="Times New Roman" w:eastAsia="宋体" w:hAnsi="Times New Roman" w:hint="eastAsia"/>
            <w:kern w:val="0"/>
            <w:sz w:val="24"/>
            <w:szCs w:val="24"/>
            <w:rPrChange w:id="603" w:author="Jim Xie (RD-AS)" w:date="2024-11-07T10:23:00Z">
              <w:rPr>
                <w:rFonts w:ascii="Times New Roman" w:eastAsia="宋体" w:hAnsi="Times New Roman" w:hint="eastAsia"/>
                <w:sz w:val="24"/>
                <w:szCs w:val="24"/>
              </w:rPr>
            </w:rPrChange>
          </w:rPr>
          <w:t>为</w:t>
        </w:r>
      </w:ins>
      <w:ins w:id="604" w:author="Jim Xie (RD-AS)" w:date="2024-11-07T10:29:00Z">
        <w:r w:rsidR="00076BB4" w:rsidRPr="00076BB4">
          <w:rPr>
            <w:rFonts w:ascii="Times New Roman" w:eastAsia="宋体" w:hAnsi="Times New Roman"/>
            <w:kern w:val="0"/>
            <w:sz w:val="24"/>
            <w:szCs w:val="24"/>
            <w:rPrChange w:id="605" w:author="Jim Xie (RD-AS)" w:date="2024-11-07T10:29:00Z">
              <w:rPr/>
            </w:rPrChange>
          </w:rPr>
          <w:t>二值时间序列</w:t>
        </w:r>
        <w:r w:rsidR="00076BB4">
          <w:rPr>
            <w:rFonts w:ascii="Times New Roman" w:eastAsia="宋体" w:hAnsi="Times New Roman" w:hint="eastAsia"/>
            <w:kern w:val="0"/>
            <w:sz w:val="24"/>
            <w:szCs w:val="24"/>
          </w:rPr>
          <w:t>（</w:t>
        </w:r>
      </w:ins>
      <w:ins w:id="606" w:author="Jim Xie (RD-AS)" w:date="2024-11-07T10:30:00Z">
        <w:r w:rsidR="00076BB4" w:rsidRPr="00076BB4">
          <w:rPr>
            <w:rFonts w:ascii="Times New Roman" w:eastAsia="宋体" w:hAnsi="Times New Roman"/>
            <w:kern w:val="0"/>
            <w:sz w:val="24"/>
            <w:szCs w:val="24"/>
            <w:rPrChange w:id="607" w:author="Jim Xie (RD-AS)" w:date="2024-11-07T10:30:00Z">
              <w:rPr>
                <w:rFonts w:ascii="宋体" w:eastAsia="宋体" w:hAnsi="宋体" w:cs="宋体"/>
                <w:kern w:val="0"/>
              </w:rPr>
            </w:rPrChange>
          </w:rPr>
          <w:t>Binary Time Series</w:t>
        </w:r>
      </w:ins>
      <w:ins w:id="608" w:author="Jim Xie (RD-AS)" w:date="2024-11-07T10:29:00Z">
        <w:r w:rsidR="00076BB4">
          <w:rPr>
            <w:rFonts w:ascii="Times New Roman" w:eastAsia="宋体" w:hAnsi="Times New Roman" w:hint="eastAsia"/>
            <w:kern w:val="0"/>
            <w:sz w:val="24"/>
            <w:szCs w:val="24"/>
          </w:rPr>
          <w:t>）</w:t>
        </w:r>
      </w:ins>
      <w:ins w:id="609" w:author="Jim Xie (RD-AS)" w:date="2024-11-07T10:21:00Z">
        <w:r w:rsidR="00986C07" w:rsidRPr="00F12592">
          <w:rPr>
            <w:rFonts w:ascii="Times New Roman" w:eastAsia="宋体" w:hAnsi="Times New Roman" w:hint="eastAsia"/>
            <w:kern w:val="0"/>
            <w:sz w:val="24"/>
            <w:szCs w:val="24"/>
            <w:rPrChange w:id="610" w:author="Jim Xie (RD-AS)" w:date="2024-11-07T10:23:00Z">
              <w:rPr>
                <w:rFonts w:ascii="Times New Roman" w:eastAsia="宋体" w:hAnsi="Times New Roman" w:hint="eastAsia"/>
                <w:sz w:val="24"/>
                <w:szCs w:val="24"/>
              </w:rPr>
            </w:rPrChange>
          </w:rPr>
          <w:t>，其中</w:t>
        </w:r>
        <w:r w:rsidR="00986C07" w:rsidRPr="00F12592">
          <w:rPr>
            <w:rFonts w:ascii="Times New Roman" w:eastAsia="宋体" w:hAnsi="Times New Roman"/>
            <w:kern w:val="0"/>
            <w:sz w:val="24"/>
            <w:szCs w:val="24"/>
            <w:rPrChange w:id="611" w:author="Jim Xie (RD-AS)" w:date="2024-11-07T10:23:00Z">
              <w:rPr>
                <w:rFonts w:ascii="Times New Roman" w:eastAsia="宋体" w:hAnsi="Times New Roman"/>
                <w:sz w:val="24"/>
                <w:szCs w:val="24"/>
              </w:rPr>
            </w:rPrChange>
          </w:rPr>
          <w:t>0</w:t>
        </w:r>
        <w:r w:rsidR="00986C07" w:rsidRPr="00F12592">
          <w:rPr>
            <w:rFonts w:ascii="Times New Roman" w:eastAsia="宋体" w:hAnsi="Times New Roman" w:hint="eastAsia"/>
            <w:kern w:val="0"/>
            <w:sz w:val="24"/>
            <w:szCs w:val="24"/>
            <w:rPrChange w:id="612" w:author="Jim Xie (RD-AS)" w:date="2024-11-07T10:23:00Z">
              <w:rPr>
                <w:rFonts w:ascii="Times New Roman" w:eastAsia="宋体" w:hAnsi="Times New Roman" w:hint="eastAsia"/>
                <w:sz w:val="24"/>
                <w:szCs w:val="24"/>
              </w:rPr>
            </w:rPrChange>
          </w:rPr>
          <w:t>表示正常流量，</w:t>
        </w:r>
        <w:r w:rsidR="00986C07" w:rsidRPr="00F12592">
          <w:rPr>
            <w:rFonts w:ascii="Times New Roman" w:eastAsia="宋体" w:hAnsi="Times New Roman"/>
            <w:kern w:val="0"/>
            <w:sz w:val="24"/>
            <w:szCs w:val="24"/>
            <w:rPrChange w:id="613" w:author="Jim Xie (RD-AS)" w:date="2024-11-07T10:23:00Z">
              <w:rPr>
                <w:rFonts w:ascii="Times New Roman" w:eastAsia="宋体" w:hAnsi="Times New Roman"/>
                <w:sz w:val="24"/>
                <w:szCs w:val="24"/>
              </w:rPr>
            </w:rPrChange>
          </w:rPr>
          <w:t>1</w:t>
        </w:r>
        <w:r w:rsidR="00986C07" w:rsidRPr="00F12592">
          <w:rPr>
            <w:rFonts w:ascii="Times New Roman" w:eastAsia="宋体" w:hAnsi="Times New Roman" w:hint="eastAsia"/>
            <w:kern w:val="0"/>
            <w:sz w:val="24"/>
            <w:szCs w:val="24"/>
            <w:rPrChange w:id="614" w:author="Jim Xie (RD-AS)" w:date="2024-11-07T10:23:00Z">
              <w:rPr>
                <w:rFonts w:ascii="Times New Roman" w:eastAsia="宋体" w:hAnsi="Times New Roman" w:hint="eastAsia"/>
                <w:sz w:val="24"/>
                <w:szCs w:val="24"/>
              </w:rPr>
            </w:rPrChange>
          </w:rPr>
          <w:t>表示攻击流量。</w:t>
        </w:r>
      </w:ins>
      <w:ins w:id="615" w:author="Jim Xie (RD-AS)" w:date="2024-11-07T10:23:00Z">
        <w:r w:rsidR="0091576C" w:rsidRPr="00F12592">
          <w:rPr>
            <w:rFonts w:ascii="Times New Roman" w:eastAsia="宋体" w:hAnsi="Times New Roman" w:hint="eastAsia"/>
            <w:kern w:val="0"/>
            <w:sz w:val="24"/>
            <w:szCs w:val="24"/>
            <w:rPrChange w:id="616" w:author="Jim Xie (RD-AS)" w:date="2024-11-07T10:23:00Z">
              <w:rPr>
                <w:rFonts w:ascii="Times New Roman" w:eastAsia="宋体" w:hAnsi="Times New Roman" w:hint="eastAsia"/>
                <w:sz w:val="24"/>
                <w:szCs w:val="24"/>
              </w:rPr>
            </w:rPrChange>
          </w:rPr>
          <w:t>频谱</w:t>
        </w:r>
        <w:r w:rsidR="00F12592">
          <w:rPr>
            <w:rFonts w:ascii="Times New Roman" w:eastAsia="宋体" w:hAnsi="Times New Roman" w:hint="eastAsia"/>
            <w:kern w:val="0"/>
            <w:sz w:val="24"/>
            <w:szCs w:val="24"/>
          </w:rPr>
          <w:t>标签</w:t>
        </w:r>
        <w:r w:rsidR="0091576C" w:rsidRPr="00F12592">
          <w:rPr>
            <w:rFonts w:ascii="Times New Roman" w:eastAsia="宋体" w:hAnsi="Times New Roman" w:hint="eastAsia"/>
            <w:kern w:val="0"/>
            <w:sz w:val="24"/>
            <w:szCs w:val="24"/>
            <w:rPrChange w:id="617" w:author="Jim Xie (RD-AS)" w:date="2024-11-07T10:23:00Z">
              <w:rPr>
                <w:rFonts w:ascii="Times New Roman" w:eastAsia="宋体" w:hAnsi="Times New Roman" w:hint="eastAsia"/>
                <w:sz w:val="24"/>
                <w:szCs w:val="24"/>
              </w:rPr>
            </w:rPrChange>
          </w:rPr>
          <w:t>构造</w:t>
        </w:r>
      </w:ins>
      <w:ins w:id="618" w:author="Jim Xie (RD-AS)" w:date="2024-11-07T10:24:00Z">
        <w:r w:rsidR="00F12592">
          <w:rPr>
            <w:rFonts w:ascii="Times New Roman" w:eastAsia="宋体" w:hAnsi="Times New Roman" w:hint="eastAsia"/>
            <w:kern w:val="0"/>
            <w:sz w:val="24"/>
            <w:szCs w:val="24"/>
          </w:rPr>
          <w:t>是将标签序列</w:t>
        </w:r>
      </w:ins>
      <w:ins w:id="619" w:author="Jim Xie (RD-AS)" w:date="2024-11-07T10:25:00Z">
        <w:r w:rsidR="00F12592">
          <w:rPr>
            <w:rFonts w:ascii="Times New Roman" w:eastAsia="宋体" w:hAnsi="Times New Roman" w:hint="eastAsia"/>
            <w:kern w:val="0"/>
            <w:sz w:val="24"/>
            <w:szCs w:val="24"/>
          </w:rPr>
          <w:t>转换为一个实数，并将这个实数作为</w:t>
        </w:r>
      </w:ins>
      <w:ins w:id="620" w:author="Jim Xie (RD-AS)" w:date="2024-11-07T10:26:00Z">
        <w:r w:rsidR="00F12592">
          <w:rPr>
            <w:rFonts w:ascii="Times New Roman" w:eastAsia="宋体" w:hAnsi="Times New Roman" w:hint="eastAsia"/>
            <w:kern w:val="0"/>
            <w:sz w:val="24"/>
            <w:szCs w:val="24"/>
          </w:rPr>
          <w:t>流量片段对应的</w:t>
        </w:r>
      </w:ins>
      <w:ins w:id="621" w:author="Jim Xie (RD-AS)" w:date="2024-11-07T10:25:00Z">
        <w:r w:rsidR="00F12592">
          <w:rPr>
            <w:rFonts w:ascii="Times New Roman" w:eastAsia="宋体" w:hAnsi="Times New Roman" w:hint="eastAsia"/>
            <w:kern w:val="0"/>
            <w:sz w:val="24"/>
            <w:szCs w:val="24"/>
          </w:rPr>
          <w:t>标签</w:t>
        </w:r>
      </w:ins>
      <w:ins w:id="622" w:author="Jim Xie (RD-AS)" w:date="2024-11-07T10:26:00Z">
        <w:r w:rsidR="00F12592">
          <w:rPr>
            <w:rFonts w:ascii="Times New Roman" w:eastAsia="宋体" w:hAnsi="Times New Roman" w:hint="eastAsia"/>
            <w:kern w:val="0"/>
            <w:sz w:val="24"/>
            <w:szCs w:val="24"/>
          </w:rPr>
          <w:t>。</w:t>
        </w:r>
      </w:ins>
      <w:ins w:id="623" w:author="Jim Xie (RD-AS)" w:date="2024-11-07T10:34:00Z">
        <w:r w:rsidR="00DE0A7D" w:rsidRPr="001403FA">
          <w:rPr>
            <w:rFonts w:ascii="Times New Roman" w:eastAsia="宋体" w:hAnsi="Times New Roman"/>
            <w:kern w:val="0"/>
            <w:sz w:val="24"/>
            <w:szCs w:val="24"/>
          </w:rPr>
          <w:t>本研究</w:t>
        </w:r>
      </w:ins>
      <w:ins w:id="624" w:author="Jim Xie (RD-AS)" w:date="2024-11-07T15:41:00Z">
        <w:r w:rsidR="007B5026">
          <w:rPr>
            <w:rFonts w:ascii="Times New Roman" w:eastAsia="宋体" w:hAnsi="Times New Roman" w:hint="eastAsia"/>
            <w:kern w:val="0"/>
            <w:sz w:val="24"/>
            <w:szCs w:val="24"/>
          </w:rPr>
          <w:t>共</w:t>
        </w:r>
      </w:ins>
      <w:ins w:id="625" w:author="Jim Xie (RD-AS)" w:date="2024-11-07T10:34:00Z">
        <w:r w:rsidR="00DE0A7D" w:rsidRPr="001403FA">
          <w:rPr>
            <w:rFonts w:ascii="Times New Roman" w:eastAsia="宋体" w:hAnsi="Times New Roman"/>
            <w:kern w:val="0"/>
            <w:sz w:val="24"/>
            <w:szCs w:val="24"/>
          </w:rPr>
          <w:t>采用了两种频谱</w:t>
        </w:r>
      </w:ins>
      <w:ins w:id="626" w:author="Jim Xie (RD-AS)" w:date="2024-11-07T10:35:00Z">
        <w:r w:rsidR="00DE0A7D">
          <w:rPr>
            <w:rFonts w:ascii="Times New Roman" w:eastAsia="宋体" w:hAnsi="Times New Roman" w:hint="eastAsia"/>
            <w:kern w:val="0"/>
            <w:sz w:val="24"/>
            <w:szCs w:val="24"/>
          </w:rPr>
          <w:t>标签</w:t>
        </w:r>
      </w:ins>
      <w:ins w:id="627" w:author="Jim Xie (RD-AS)" w:date="2024-11-07T10:34:00Z">
        <w:r w:rsidR="00DE0A7D" w:rsidRPr="001403FA">
          <w:rPr>
            <w:rFonts w:ascii="Times New Roman" w:eastAsia="宋体" w:hAnsi="Times New Roman"/>
            <w:kern w:val="0"/>
            <w:sz w:val="24"/>
            <w:szCs w:val="24"/>
          </w:rPr>
          <w:t>生成方法：</w:t>
        </w:r>
      </w:ins>
      <w:ins w:id="628" w:author="Jim Xie (RD-AS)" w:date="2024-11-07T10:53:00Z">
        <w:r w:rsidR="006B6760">
          <w:rPr>
            <w:rFonts w:ascii="Times New Roman" w:eastAsia="宋体" w:hAnsi="Times New Roman" w:hint="eastAsia"/>
            <w:kern w:val="0"/>
            <w:sz w:val="24"/>
            <w:szCs w:val="24"/>
          </w:rPr>
          <w:t>COAP</w:t>
        </w:r>
      </w:ins>
      <w:ins w:id="629" w:author="Jim Xie (RD-AS)" w:date="2024-11-07T10:34:00Z">
        <w:r w:rsidR="00DE0A7D" w:rsidRPr="001403FA">
          <w:rPr>
            <w:rFonts w:ascii="Times New Roman" w:eastAsia="宋体" w:hAnsi="Times New Roman"/>
            <w:kern w:val="0"/>
            <w:sz w:val="24"/>
            <w:szCs w:val="24"/>
          </w:rPr>
          <w:t>（</w:t>
        </w:r>
      </w:ins>
      <w:ins w:id="630" w:author="Jim Xie (RD-AS)" w:date="2024-11-07T10:35:00Z">
        <w:r w:rsidR="00DE0A7D">
          <w:rPr>
            <w:rFonts w:ascii="Times New Roman" w:eastAsia="宋体" w:hAnsi="Times New Roman"/>
            <w:kern w:val="0"/>
            <w:sz w:val="24"/>
            <w:szCs w:val="24"/>
          </w:rPr>
          <w:t xml:space="preserve"> </w:t>
        </w:r>
      </w:ins>
      <w:ins w:id="631" w:author="Jim Xie (RD-AS)" w:date="2024-11-07T10:34:00Z">
        <w:r w:rsidR="00DE0A7D" w:rsidRPr="001403FA">
          <w:rPr>
            <w:rFonts w:ascii="Times New Roman" w:eastAsia="宋体" w:hAnsi="Times New Roman"/>
            <w:kern w:val="0"/>
            <w:sz w:val="24"/>
            <w:szCs w:val="24"/>
          </w:rPr>
          <w:t>Count of Attack Packets</w:t>
        </w:r>
        <w:r w:rsidR="00DE0A7D" w:rsidRPr="001403FA">
          <w:rPr>
            <w:rFonts w:ascii="Times New Roman" w:eastAsia="宋体" w:hAnsi="Times New Roman"/>
            <w:kern w:val="0"/>
            <w:sz w:val="24"/>
            <w:szCs w:val="24"/>
          </w:rPr>
          <w:t>）</w:t>
        </w:r>
      </w:ins>
      <w:ins w:id="632" w:author="Jim Xie (RD-AS)" w:date="2024-11-07T10:54:00Z">
        <w:r w:rsidR="006B6760">
          <w:rPr>
            <w:rFonts w:ascii="Times New Roman" w:eastAsia="宋体" w:hAnsi="Times New Roman" w:hint="eastAsia"/>
            <w:kern w:val="0"/>
            <w:sz w:val="24"/>
            <w:szCs w:val="24"/>
          </w:rPr>
          <w:t>方法</w:t>
        </w:r>
      </w:ins>
      <w:ins w:id="633" w:author="Jim Xie (RD-AS)" w:date="2024-11-07T10:34:00Z">
        <w:r w:rsidR="00DE0A7D" w:rsidRPr="001403FA">
          <w:rPr>
            <w:rFonts w:ascii="Times New Roman" w:eastAsia="宋体" w:hAnsi="Times New Roman"/>
            <w:kern w:val="0"/>
            <w:sz w:val="24"/>
            <w:szCs w:val="24"/>
          </w:rPr>
          <w:t>与</w:t>
        </w:r>
      </w:ins>
      <w:ins w:id="634" w:author="Jim Xie (RD-AS)" w:date="2024-11-07T10:54:00Z">
        <w:r w:rsidR="006B6760">
          <w:rPr>
            <w:rFonts w:ascii="Times New Roman" w:eastAsia="宋体" w:hAnsi="Times New Roman" w:hint="eastAsia"/>
            <w:kern w:val="0"/>
            <w:sz w:val="24"/>
            <w:szCs w:val="24"/>
          </w:rPr>
          <w:t>SSPE</w:t>
        </w:r>
      </w:ins>
      <w:ins w:id="635" w:author="Jim Xie (RD-AS)" w:date="2024-11-07T10:34:00Z">
        <w:r w:rsidR="00DE0A7D" w:rsidRPr="001403FA">
          <w:rPr>
            <w:rFonts w:ascii="Times New Roman" w:eastAsia="宋体" w:hAnsi="Times New Roman"/>
            <w:kern w:val="0"/>
            <w:sz w:val="24"/>
            <w:szCs w:val="24"/>
          </w:rPr>
          <w:t>（</w:t>
        </w:r>
        <w:r w:rsidR="00DE0A7D" w:rsidRPr="001403FA">
          <w:rPr>
            <w:rFonts w:ascii="Times New Roman" w:eastAsia="宋体" w:hAnsi="Times New Roman"/>
            <w:kern w:val="0"/>
            <w:sz w:val="24"/>
            <w:szCs w:val="24"/>
          </w:rPr>
          <w:t>Sum of Sinusoidal Positional Encoding</w:t>
        </w:r>
        <w:r w:rsidR="00DE0A7D" w:rsidRPr="001403FA">
          <w:rPr>
            <w:rFonts w:ascii="Times New Roman" w:eastAsia="宋体" w:hAnsi="Times New Roman"/>
            <w:kern w:val="0"/>
            <w:sz w:val="24"/>
            <w:szCs w:val="24"/>
          </w:rPr>
          <w:t>）</w:t>
        </w:r>
      </w:ins>
      <w:ins w:id="636" w:author="Jim Xie (RD-AS)" w:date="2024-11-07T10:54:00Z">
        <w:r w:rsidR="006B6760">
          <w:rPr>
            <w:rFonts w:ascii="Times New Roman" w:eastAsia="宋体" w:hAnsi="Times New Roman" w:hint="eastAsia"/>
            <w:kern w:val="0"/>
            <w:sz w:val="24"/>
            <w:szCs w:val="24"/>
          </w:rPr>
          <w:t>方法</w:t>
        </w:r>
      </w:ins>
      <w:ins w:id="637" w:author="Jim Xie (RD-AS)" w:date="2024-11-07T10:35:00Z">
        <w:r w:rsidR="0079227E">
          <w:rPr>
            <w:rFonts w:ascii="Times New Roman" w:eastAsia="宋体" w:hAnsi="Times New Roman" w:hint="eastAsia"/>
            <w:kern w:val="0"/>
            <w:sz w:val="24"/>
            <w:szCs w:val="24"/>
          </w:rPr>
          <w:t>。</w:t>
        </w:r>
      </w:ins>
    </w:p>
    <w:p w14:paraId="722171F8" w14:textId="3A610B3D" w:rsidR="000C2A72" w:rsidRDefault="009619A9" w:rsidP="006B6760">
      <w:pPr>
        <w:spacing w:line="360" w:lineRule="auto"/>
        <w:ind w:firstLineChars="200" w:firstLine="480"/>
        <w:rPr>
          <w:ins w:id="638" w:author="Jim Xie (RD-AS)" w:date="2024-11-07T10:59:00Z"/>
          <w:rFonts w:ascii="Times New Roman" w:eastAsia="宋体" w:hAnsi="Times New Roman"/>
          <w:kern w:val="0"/>
          <w:sz w:val="24"/>
          <w:szCs w:val="24"/>
        </w:rPr>
      </w:pPr>
      <w:ins w:id="639" w:author="Jim Xie (RD-AS)" w:date="2024-11-07T10:36:00Z">
        <w:r w:rsidRPr="001403FA">
          <w:rPr>
            <w:rFonts w:ascii="Times New Roman" w:eastAsia="宋体" w:hAnsi="Times New Roman"/>
            <w:kern w:val="0"/>
            <w:sz w:val="24"/>
            <w:szCs w:val="24"/>
          </w:rPr>
          <w:t>COAP</w:t>
        </w:r>
      </w:ins>
      <w:ins w:id="640" w:author="Jim Xie (RD-AS)" w:date="2024-11-07T10:53:00Z">
        <w:r w:rsidR="006B6760">
          <w:rPr>
            <w:rFonts w:ascii="Times New Roman" w:eastAsia="宋体" w:hAnsi="Times New Roman" w:hint="eastAsia"/>
            <w:kern w:val="0"/>
            <w:sz w:val="24"/>
            <w:szCs w:val="24"/>
          </w:rPr>
          <w:t>方法</w:t>
        </w:r>
      </w:ins>
      <w:ins w:id="641" w:author="Jim Xie (RD-AS)" w:date="2024-11-07T10:58:00Z">
        <w:r w:rsidR="00514761">
          <w:rPr>
            <w:rFonts w:ascii="Times New Roman" w:eastAsia="宋体" w:hAnsi="Times New Roman" w:hint="eastAsia"/>
            <w:kern w:val="0"/>
            <w:sz w:val="24"/>
            <w:szCs w:val="24"/>
          </w:rPr>
          <w:t>：忽略序列中的位置信息，</w:t>
        </w:r>
      </w:ins>
      <w:ins w:id="642" w:author="Jim Xie (RD-AS)" w:date="2024-11-07T10:53:00Z">
        <w:r w:rsidR="006B6760">
          <w:rPr>
            <w:rFonts w:ascii="Times New Roman" w:eastAsia="宋体" w:hAnsi="Times New Roman" w:hint="eastAsia"/>
            <w:kern w:val="0"/>
            <w:sz w:val="24"/>
            <w:szCs w:val="24"/>
          </w:rPr>
          <w:t>直接统计攻击数据包的数量，</w:t>
        </w:r>
      </w:ins>
      <w:ins w:id="643" w:author="Jim Xie (RD-AS)" w:date="2024-11-07T10:54:00Z">
        <w:r w:rsidR="006B6760" w:rsidRPr="001403FA">
          <w:rPr>
            <w:rFonts w:ascii="Times New Roman" w:eastAsia="宋体" w:hAnsi="Times New Roman"/>
            <w:kern w:val="0"/>
            <w:sz w:val="24"/>
            <w:szCs w:val="24"/>
          </w:rPr>
          <w:t>COAP</w:t>
        </w:r>
      </w:ins>
      <w:ins w:id="644" w:author="Jim Xie (RD-AS)" w:date="2024-11-07T10:56:00Z">
        <w:r w:rsidR="006B6760">
          <w:rPr>
            <w:rFonts w:ascii="Times New Roman" w:eastAsia="宋体" w:hAnsi="Times New Roman" w:hint="eastAsia"/>
            <w:kern w:val="0"/>
            <w:sz w:val="24"/>
            <w:szCs w:val="24"/>
          </w:rPr>
          <w:t>能</w:t>
        </w:r>
      </w:ins>
      <w:ins w:id="645" w:author="Jim Xie (RD-AS)" w:date="2024-11-07T10:55:00Z">
        <w:r w:rsidR="006B6760" w:rsidRPr="001403FA">
          <w:rPr>
            <w:rFonts w:ascii="Times New Roman" w:eastAsia="宋体" w:hAnsi="Times New Roman"/>
            <w:kern w:val="0"/>
            <w:sz w:val="24"/>
            <w:szCs w:val="24"/>
          </w:rPr>
          <w:t>直观地反映攻击</w:t>
        </w:r>
      </w:ins>
      <w:ins w:id="646" w:author="Jim Xie (RD-AS)" w:date="2024-11-07T10:56:00Z">
        <w:r w:rsidR="006B6760">
          <w:rPr>
            <w:rFonts w:ascii="Times New Roman" w:eastAsia="宋体" w:hAnsi="Times New Roman" w:hint="eastAsia"/>
            <w:kern w:val="0"/>
            <w:sz w:val="24"/>
            <w:szCs w:val="24"/>
          </w:rPr>
          <w:t>强度</w:t>
        </w:r>
      </w:ins>
      <w:ins w:id="647" w:author="Jim Xie (RD-AS)" w:date="2024-11-07T10:55:00Z">
        <w:r w:rsidR="006B6760">
          <w:rPr>
            <w:rFonts w:ascii="Times New Roman" w:eastAsia="宋体" w:hAnsi="Times New Roman" w:hint="eastAsia"/>
            <w:kern w:val="0"/>
            <w:sz w:val="24"/>
            <w:szCs w:val="24"/>
          </w:rPr>
          <w:t>，</w:t>
        </w:r>
        <w:r w:rsidR="006B6760" w:rsidRPr="001403FA">
          <w:rPr>
            <w:rFonts w:ascii="Times New Roman" w:eastAsia="宋体" w:hAnsi="Times New Roman"/>
            <w:kern w:val="0"/>
            <w:sz w:val="24"/>
            <w:szCs w:val="24"/>
          </w:rPr>
          <w:t>适合快速评估攻击频率</w:t>
        </w:r>
      </w:ins>
      <w:ins w:id="648" w:author="Jim Xie (RD-AS)" w:date="2024-11-07T10:59:00Z">
        <w:r w:rsidR="00514761">
          <w:rPr>
            <w:rFonts w:ascii="Times New Roman" w:eastAsia="宋体" w:hAnsi="Times New Roman" w:hint="eastAsia"/>
            <w:kern w:val="0"/>
            <w:sz w:val="24"/>
            <w:szCs w:val="24"/>
          </w:rPr>
          <w:t>的</w:t>
        </w:r>
      </w:ins>
      <w:ins w:id="649" w:author="Jim Xie (RD-AS)" w:date="2024-11-07T10:56:00Z">
        <w:r w:rsidR="006B6760">
          <w:rPr>
            <w:rFonts w:ascii="Times New Roman" w:eastAsia="宋体" w:hAnsi="Times New Roman" w:hint="eastAsia"/>
            <w:kern w:val="0"/>
            <w:sz w:val="24"/>
            <w:szCs w:val="24"/>
          </w:rPr>
          <w:t>场景。</w:t>
        </w:r>
      </w:ins>
      <w:ins w:id="650" w:author="Jim Xie (RD-AS)" w:date="2024-11-07T10:37:00Z">
        <w:r>
          <w:rPr>
            <w:rFonts w:ascii="Times New Roman" w:eastAsia="宋体" w:hAnsi="Times New Roman" w:hint="eastAsia"/>
            <w:kern w:val="0"/>
            <w:sz w:val="24"/>
            <w:szCs w:val="24"/>
          </w:rPr>
          <w:t>计算方法如公式</w:t>
        </w:r>
      </w:ins>
      <w:ins w:id="651" w:author="Jim Xie (RD-AS)" w:date="2024-11-07T10:49:00Z">
        <w:r w:rsidR="000C2A72">
          <w:rPr>
            <w:rFonts w:ascii="Times New Roman" w:eastAsia="宋体" w:hAnsi="Times New Roman" w:hint="eastAsia"/>
            <w:kern w:val="0"/>
            <w:sz w:val="24"/>
            <w:szCs w:val="24"/>
          </w:rPr>
          <w:t>所示</w:t>
        </w:r>
      </w:ins>
      <w:ins w:id="652" w:author="Jim Xie (RD-AS)" w:date="2024-11-07T11:02:00Z">
        <w:r w:rsidR="00B0406E">
          <w:rPr>
            <w:rFonts w:ascii="Times New Roman" w:eastAsia="宋体" w:hAnsi="Times New Roman" w:hint="eastAsia"/>
            <w:kern w:val="0"/>
            <w:sz w:val="24"/>
            <w:szCs w:val="24"/>
          </w:rPr>
          <w:t>。</w:t>
        </w:r>
      </w:ins>
    </w:p>
    <w:p w14:paraId="14E29A9D" w14:textId="1C54BA2D" w:rsidR="00514761" w:rsidRDefault="00514761" w:rsidP="00514761">
      <w:pPr>
        <w:spacing w:line="360" w:lineRule="auto"/>
        <w:ind w:firstLineChars="200" w:firstLine="480"/>
        <w:rPr>
          <w:ins w:id="653" w:author="Jim Xie (RD-AS)" w:date="2024-11-07T10:48:00Z"/>
          <w:rFonts w:ascii="Times New Roman" w:eastAsia="宋体" w:hAnsi="Times New Roman"/>
          <w:kern w:val="0"/>
          <w:sz w:val="24"/>
          <w:szCs w:val="24"/>
        </w:rPr>
      </w:pPr>
      <w:ins w:id="654" w:author="Jim Xie (RD-AS)" w:date="2024-11-07T10:59:00Z">
        <w:r>
          <w:rPr>
            <w:rFonts w:ascii="Times New Roman" w:eastAsia="宋体" w:hAnsi="Times New Roman" w:hint="eastAsia"/>
            <w:kern w:val="0"/>
            <w:sz w:val="24"/>
            <w:szCs w:val="24"/>
          </w:rPr>
          <w:t>其中，</w:t>
        </w:r>
      </w:ins>
      <m:oMath>
        <m:r>
          <w:ins w:id="655" w:author="Jim Xie (RD-AS)" w:date="2024-11-07T11:00:00Z">
            <w:rPr>
              <w:rFonts w:ascii="Cambria Math" w:eastAsia="宋体" w:hAnsi="Cambria Math"/>
              <w:kern w:val="0"/>
              <w:sz w:val="24"/>
              <w:szCs w:val="24"/>
            </w:rPr>
            <m:t>N</m:t>
          </w:ins>
        </m:r>
      </m:oMath>
      <w:ins w:id="656" w:author="Jim Xie (RD-AS)" w:date="2024-11-07T10:59:00Z">
        <w:r>
          <w:rPr>
            <w:rFonts w:ascii="Times New Roman" w:eastAsia="宋体" w:hAnsi="Times New Roman" w:hint="eastAsia"/>
            <w:kern w:val="0"/>
            <w:sz w:val="24"/>
            <w:szCs w:val="24"/>
          </w:rPr>
          <w:t>为</w:t>
        </w:r>
      </w:ins>
      <w:ins w:id="657" w:author="Jim Xie (RD-AS)" w:date="2024-11-07T11:00:00Z">
        <w:r>
          <w:rPr>
            <w:rFonts w:ascii="Times New Roman" w:eastAsia="宋体" w:hAnsi="Times New Roman" w:hint="eastAsia"/>
            <w:kern w:val="0"/>
            <w:sz w:val="24"/>
            <w:szCs w:val="24"/>
          </w:rPr>
          <w:t>标签序列的长度</w:t>
        </w:r>
      </w:ins>
      <w:ins w:id="658" w:author="Jim Xie (RD-AS)" w:date="2024-11-07T15:42:00Z">
        <w:r w:rsidR="00706B4D">
          <w:rPr>
            <w:rFonts w:ascii="Times New Roman" w:eastAsia="宋体" w:hAnsi="Times New Roman" w:hint="eastAsia"/>
            <w:kern w:val="0"/>
            <w:sz w:val="24"/>
            <w:szCs w:val="24"/>
          </w:rPr>
          <w:t>，</w:t>
        </w:r>
      </w:ins>
      <w:ins w:id="659" w:author="Jim Xie (RD-AS)" w:date="2024-11-07T10:59:00Z">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FD4A06">
          <w:rPr>
            <w:noProof/>
            <w:position w:val="-8"/>
          </w:rPr>
          <w:pict w14:anchorId="5663C520">
            <v:shape id="_x0000_i1101" type="#_x0000_t75" alt="" style="width:45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FD4A06">
          <w:rPr>
            <w:noProof/>
            <w:position w:val="-21"/>
          </w:rPr>
          <w:pict w14:anchorId="71E97BB5">
            <v:shape id="_x0000_i1100" type="#_x0000_t75" alt="" style="width:94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w:m:r&gt;&lt;/m:dosub&gt;&lt;/m:cPsSub&gt;&lt;cPr&gt;m:r&gt;&lt;w:rPr&gt;&lt;w:rFonts w:ascii=&quot;Cambria Math&quot; w:fareast=&quot;瀹浣&quot; w:h-ansi=&quot;Cambria Math&quot;/&gt;&lt;wx:font wx:val=&quot;Cambria Math&quot;/&gt;&lt;w:i/&gt;&lt;w:kern w:val=&quot;0&quot;/&gt;&lt;w:sz w:val=&quot;24&quot;/&gt;&lt;w:sz-cs w:val=&quot;24&quot;/&gt;&lt;/w:rPr&gt;&lt;m:t&gt;&lt;/m:t&gt;&lt;/m:r&gt;&lt;m:d&gt;&lt;m:dPr&gt;&lt;m:begw: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m:ctrlPr&gt;&lt;w:/m:dPr&gt;&lt;m:e&gt;do&lt;m:r&gt;&lt;w:rPr&gt;cP&lt;w:rFonts cPr&gt;w:ascii=&quot;Cambria Math&quot; w:fareast=&quot;瀹浣&quot; w:h-ansi=&quot;Cambria Math&quot;/&gt;&lt;wx:font wx:val=&quot;Cambria Math&quot;/&gt;&lt;w:i/&gt;&lt;w:kern w:val=&quot;0&quot;/&gt;&lt;w:sz w:val=&quot;24&quot;/&gt;&lt;w:sz-cs w:val=&quot;24&quot;/&gt;&lt;/w:rPr&gt;&lt;m:t&gt;0&lt;/m:t&gt;&lt;/m:r&gt;&lt;m:r&gt;&lt;m:rPr&g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gt;&lt;w:rFonts w:ascl=&quot;w:ii=&quot;Cambria Math&gt;&lt;wdo&quot; w:fareast=&quot;瀹FontscP舰 w:h-an:ascii=&quot;CacPr&gt;si=&quot;Cambria Math&quot;/&gt;&lt;wx:font wx:val=&quot;Cambria Math&quot;/&gt;&lt;w:i/&gt;&lt;w:kern w:val=&quot;0&quot;/&gt;&lt;w:sz w:val=&quot;24&quot;/&gt;&lt;w:sz-cs w:val=&quot;24&quot;/&gt;&lt;/w:rPr&gt;&lt;m:t&gt;1&lt;/m:t&gt;&lt;/m:r&gt;&lt;/m:e&gt;&lt;/m:d&gt;&lt;/m:oMath&gt;&lt;/m:o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ins>
      <m:oMath>
        <m:sSub>
          <m:sSubPr>
            <m:ctrlPr>
              <w:ins w:id="660" w:author="Jim Xie (RD-AS)" w:date="2024-11-07T11:01:00Z">
                <w:rPr>
                  <w:rFonts w:ascii="Cambria Math" w:eastAsia="宋体" w:hAnsi="Cambria Math"/>
                  <w:i/>
                  <w:iCs/>
                  <w:kern w:val="0"/>
                  <w:sz w:val="24"/>
                  <w:szCs w:val="24"/>
                </w:rPr>
              </w:ins>
            </m:ctrlPr>
          </m:sSubPr>
          <m:e>
            <m:r>
              <w:ins w:id="661" w:author="Jim Xie (RD-AS)" w:date="2024-11-07T11:01:00Z">
                <w:rPr>
                  <w:rFonts w:ascii="Cambria Math" w:eastAsia="宋体" w:hAnsi="Cambria Math"/>
                  <w:kern w:val="0"/>
                  <w:sz w:val="24"/>
                  <w:szCs w:val="24"/>
                </w:rPr>
                <m:t>Label</m:t>
              </w:ins>
            </m:r>
          </m:e>
          <m:sub>
            <m:r>
              <w:ins w:id="662" w:author="Jim Xie (RD-AS)" w:date="2024-11-07T11:01:00Z">
                <w:rPr>
                  <w:rFonts w:ascii="Cambria Math" w:eastAsia="宋体" w:hAnsi="Cambria Math"/>
                  <w:kern w:val="0"/>
                  <w:sz w:val="24"/>
                  <w:szCs w:val="24"/>
                </w:rPr>
                <m:t>pos</m:t>
              </w:ins>
            </m:r>
          </m:sub>
        </m:sSub>
        <m:r>
          <w:ins w:id="663" w:author="Jim Xie (RD-AS)" w:date="2024-11-07T11:01:00Z">
            <m:rPr>
              <m:sty m:val="p"/>
            </m:rPr>
            <w:rPr>
              <w:rFonts w:ascii="Cambria Math" w:eastAsia="宋体" w:hAnsi="Cambria Math"/>
              <w:kern w:val="0"/>
              <w:sz w:val="24"/>
              <w:szCs w:val="24"/>
            </w:rPr>
            <m:t>∈</m:t>
          </w:ins>
        </m:r>
        <m:d>
          <m:dPr>
            <m:begChr m:val="{"/>
            <m:endChr m:val="}"/>
            <m:ctrlPr>
              <w:ins w:id="664" w:author="Jim Xie (RD-AS)" w:date="2024-11-07T11:01:00Z">
                <w:rPr>
                  <w:rFonts w:ascii="Cambria Math" w:eastAsia="宋体" w:hAnsi="Cambria Math"/>
                  <w:i/>
                  <w:iCs/>
                  <w:kern w:val="0"/>
                  <w:sz w:val="24"/>
                  <w:szCs w:val="24"/>
                </w:rPr>
              </w:ins>
            </m:ctrlPr>
          </m:dPr>
          <m:e>
            <m:r>
              <w:ins w:id="665" w:author="Jim Xie (RD-AS)" w:date="2024-11-07T11:01:00Z">
                <m:rPr>
                  <m:sty m:val="p"/>
                </m:rPr>
                <w:rPr>
                  <w:rFonts w:ascii="Cambria Math" w:eastAsia="宋体" w:hAnsi="Cambria Math"/>
                  <w:kern w:val="0"/>
                  <w:sz w:val="24"/>
                  <w:szCs w:val="24"/>
                </w:rPr>
                <m:t>0,1</m:t>
              </w:ins>
            </m:r>
          </m:e>
        </m:d>
      </m:oMath>
      <w:ins w:id="666" w:author="Jim Xie (RD-AS)" w:date="2024-11-07T11:02:00Z">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w:ins>
      <m:oMath>
        <m:r>
          <w:ins w:id="667" w:author="Jim Xie (RD-AS)" w:date="2024-11-07T11:02:00Z">
            <w:rPr>
              <w:rFonts w:ascii="Cambria Math" w:eastAsia="宋体" w:hAnsi="Cambria Math"/>
              <w:kern w:val="0"/>
              <w:sz w:val="24"/>
              <w:szCs w:val="24"/>
            </w:rPr>
            <m:t>pos</m:t>
          </w:ins>
        </m:r>
      </m:oMath>
      <w:ins w:id="668" w:author="Jim Xie (RD-AS)" w:date="2024-11-07T11:02:00Z">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FD4A06">
          <w:rPr>
            <w:noProof/>
            <w:position w:val="-8"/>
          </w:rPr>
          <w:pict w14:anchorId="65C06470">
            <v:shape id="_x0000_i1099" type="#_x0000_t75" alt="" style="width:1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w:t>
        </w:r>
      </w:ins>
      <w:ins w:id="669" w:author="Jim Xie (RD-AS)" w:date="2024-11-07T10:59:00Z">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w:ins>
      <w:ins w:id="670" w:author="Jim Xie (RD-AS)" w:date="2024-11-07T15:41:00Z">
        <w:r w:rsidR="007B5026">
          <w:rPr>
            <w:rFonts w:ascii="Times New Roman" w:eastAsia="宋体" w:hAnsi="Times New Roman" w:hint="eastAsia"/>
            <w:kern w:val="0"/>
            <w:sz w:val="24"/>
            <w:szCs w:val="24"/>
          </w:rPr>
          <w:t>，</w:t>
        </w:r>
      </w:ins>
      <m:oMath>
        <m:sSub>
          <m:sSubPr>
            <m:ctrlPr>
              <w:ins w:id="671" w:author="Jim Xie (RD-AS)" w:date="2024-11-07T15:41:00Z">
                <w:rPr>
                  <w:rFonts w:ascii="Cambria Math" w:eastAsia="宋体" w:hAnsi="Cambria Math"/>
                  <w:i/>
                  <w:iCs/>
                  <w:kern w:val="0"/>
                  <w:sz w:val="24"/>
                  <w:szCs w:val="24"/>
                </w:rPr>
              </w:ins>
            </m:ctrlPr>
          </m:sSubPr>
          <m:e>
            <m:r>
              <w:ins w:id="672" w:author="Jim Xie (RD-AS)" w:date="2024-11-07T15:42:00Z">
                <w:rPr>
                  <w:rFonts w:ascii="Cambria Math" w:eastAsia="宋体" w:hAnsi="Cambria Math" w:hint="eastAsia"/>
                  <w:kern w:val="0"/>
                  <w:sz w:val="24"/>
                  <w:szCs w:val="24"/>
                </w:rPr>
                <m:t>L</m:t>
              </w:ins>
            </m:r>
          </m:e>
          <m:sub>
            <m:r>
              <w:ins w:id="673" w:author="Jim Xie (RD-AS)" w:date="2024-11-07T15:41:00Z">
                <w:rPr>
                  <w:rFonts w:ascii="Cambria Math" w:eastAsia="宋体" w:hAnsi="Cambria Math"/>
                  <w:kern w:val="0"/>
                  <w:sz w:val="24"/>
                  <w:szCs w:val="24"/>
                </w:rPr>
                <m:t>COAP</m:t>
              </w:ins>
            </m:r>
          </m:sub>
        </m:sSub>
      </m:oMath>
      <w:ins w:id="674" w:author="Jim Xie (RD-AS)" w:date="2024-11-07T15:41:00Z">
        <w:r w:rsidR="007B5026">
          <w:rPr>
            <w:rFonts w:ascii="Times New Roman" w:eastAsia="宋体" w:hAnsi="Times New Roman" w:hint="eastAsia"/>
            <w:iCs/>
            <w:kern w:val="0"/>
            <w:sz w:val="24"/>
            <w:szCs w:val="24"/>
          </w:rPr>
          <w:t>表示频谱标签</w:t>
        </w:r>
      </w:ins>
      <w:ins w:id="675" w:author="Jim Xie (RD-AS)" w:date="2024-11-07T10:59:00Z">
        <w:r>
          <w:rPr>
            <w:rFonts w:ascii="Times New Roman" w:eastAsia="宋体" w:hAnsi="Times New Roman" w:hint="eastAsia"/>
            <w:kern w:val="0"/>
            <w:sz w:val="24"/>
            <w:szCs w:val="24"/>
          </w:rPr>
          <w:t>。</w:t>
        </w:r>
      </w:ins>
    </w:p>
    <w:p w14:paraId="081E2E75" w14:textId="479F9BF6" w:rsidR="000C2A72" w:rsidRPr="000C2A72" w:rsidRDefault="00000000" w:rsidP="000C2A72">
      <w:pPr>
        <w:spacing w:line="360" w:lineRule="auto"/>
        <w:ind w:firstLineChars="200" w:firstLine="480"/>
        <w:rPr>
          <w:ins w:id="676" w:author="Jim Xie (RD-AS)" w:date="2024-11-07T10:48:00Z"/>
          <w:rFonts w:ascii="Times New Roman" w:eastAsia="宋体" w:hAnsi="Times New Roman"/>
          <w:kern w:val="0"/>
          <w:sz w:val="24"/>
          <w:szCs w:val="24"/>
        </w:rPr>
      </w:pPr>
      <m:oMathPara>
        <m:oMathParaPr>
          <m:jc m:val="centerGroup"/>
        </m:oMathParaPr>
        <m:oMath>
          <m:sSub>
            <m:sSubPr>
              <m:ctrlPr>
                <w:ins w:id="677" w:author="Jim Xie (RD-AS)" w:date="2024-11-07T10:48:00Z">
                  <w:rPr>
                    <w:rFonts w:ascii="Cambria Math" w:eastAsia="宋体" w:hAnsi="Cambria Math"/>
                    <w:i/>
                    <w:iCs/>
                    <w:kern w:val="0"/>
                    <w:sz w:val="24"/>
                    <w:szCs w:val="24"/>
                  </w:rPr>
                </w:ins>
              </m:ctrlPr>
            </m:sSubPr>
            <m:e>
              <m:r>
                <w:ins w:id="678" w:author="Jim Xie (RD-AS)" w:date="2024-11-07T15:42:00Z">
                  <w:rPr>
                    <w:rFonts w:ascii="Cambria Math" w:eastAsia="宋体" w:hAnsi="Cambria Math"/>
                    <w:kern w:val="0"/>
                    <w:sz w:val="24"/>
                    <w:szCs w:val="24"/>
                  </w:rPr>
                  <m:t>L</m:t>
                </w:ins>
              </m:r>
            </m:e>
            <m:sub>
              <m:r>
                <w:ins w:id="679" w:author="Jim Xie (RD-AS)" w:date="2024-11-07T10:48:00Z">
                  <w:rPr>
                    <w:rFonts w:ascii="Cambria Math" w:eastAsia="宋体" w:hAnsi="Cambria Math"/>
                    <w:kern w:val="0"/>
                    <w:sz w:val="24"/>
                    <w:szCs w:val="24"/>
                  </w:rPr>
                  <m:t>COAP</m:t>
                </w:ins>
              </m:r>
            </m:sub>
          </m:sSub>
          <m:r>
            <w:ins w:id="680" w:author="Jim Xie (RD-AS)" w:date="2024-11-07T10:48:00Z">
              <w:rPr>
                <w:rFonts w:ascii="Cambria Math" w:eastAsia="宋体" w:hAnsi="Cambria Math"/>
                <w:kern w:val="0"/>
                <w:sz w:val="24"/>
                <w:szCs w:val="24"/>
              </w:rPr>
              <m:t>=</m:t>
            </w:ins>
          </m:r>
          <m:nary>
            <m:naryPr>
              <m:chr m:val="∑"/>
              <m:ctrlPr>
                <w:ins w:id="681" w:author="Jim Xie (RD-AS)" w:date="2024-11-07T10:48:00Z">
                  <w:rPr>
                    <w:rFonts w:ascii="Cambria Math" w:eastAsia="宋体" w:hAnsi="Cambria Math"/>
                    <w:i/>
                    <w:iCs/>
                    <w:kern w:val="0"/>
                    <w:sz w:val="24"/>
                    <w:szCs w:val="24"/>
                  </w:rPr>
                </w:ins>
              </m:ctrlPr>
            </m:naryPr>
            <m:sub>
              <m:r>
                <w:ins w:id="682" w:author="Jim Xie (RD-AS)" w:date="2024-11-07T10:48:00Z">
                  <w:rPr>
                    <w:rFonts w:ascii="Cambria Math" w:eastAsia="宋体" w:hAnsi="Cambria Math"/>
                    <w:kern w:val="0"/>
                    <w:sz w:val="24"/>
                    <w:szCs w:val="24"/>
                  </w:rPr>
                  <m:t>pos=0</m:t>
                </w:ins>
              </m:r>
            </m:sub>
            <m:sup>
              <m:r>
                <w:ins w:id="683" w:author="Jim Xie (RD-AS)" w:date="2024-11-07T10:48:00Z">
                  <w:rPr>
                    <w:rFonts w:ascii="Cambria Math" w:eastAsia="宋体" w:hAnsi="Cambria Math"/>
                    <w:kern w:val="0"/>
                    <w:sz w:val="24"/>
                    <w:szCs w:val="24"/>
                  </w:rPr>
                  <m:t>N</m:t>
                </w:ins>
              </m:r>
            </m:sup>
            <m:e>
              <m:sSub>
                <m:sSubPr>
                  <m:ctrlPr>
                    <w:ins w:id="684" w:author="Jim Xie (RD-AS)" w:date="2024-11-07T10:48:00Z">
                      <w:rPr>
                        <w:rFonts w:ascii="Cambria Math" w:eastAsia="宋体" w:hAnsi="Cambria Math"/>
                        <w:i/>
                        <w:iCs/>
                        <w:kern w:val="0"/>
                        <w:sz w:val="24"/>
                        <w:szCs w:val="24"/>
                      </w:rPr>
                    </w:ins>
                  </m:ctrlPr>
                </m:sSubPr>
                <m:e>
                  <m:r>
                    <w:ins w:id="685" w:author="Jim Xie (RD-AS)" w:date="2024-11-07T10:48:00Z">
                      <w:rPr>
                        <w:rFonts w:ascii="Cambria Math" w:eastAsia="宋体" w:hAnsi="Cambria Math"/>
                        <w:kern w:val="0"/>
                        <w:sz w:val="24"/>
                        <w:szCs w:val="24"/>
                      </w:rPr>
                      <m:t>Label</m:t>
                    </w:ins>
                  </m:r>
                </m:e>
                <m:sub>
                  <m:r>
                    <w:ins w:id="686" w:author="Jim Xie (RD-AS)" w:date="2024-11-07T10:48:00Z">
                      <w:rPr>
                        <w:rFonts w:ascii="Cambria Math" w:eastAsia="宋体" w:hAnsi="Cambria Math"/>
                        <w:kern w:val="0"/>
                        <w:sz w:val="24"/>
                        <w:szCs w:val="24"/>
                      </w:rPr>
                      <m:t>pos</m:t>
                    </w:ins>
                  </m:r>
                </m:sub>
              </m:sSub>
            </m:e>
          </m:nary>
        </m:oMath>
      </m:oMathPara>
    </w:p>
    <w:p w14:paraId="20322603" w14:textId="7D685E65" w:rsidR="00024067" w:rsidRDefault="00706B4D" w:rsidP="00706B4D">
      <w:pPr>
        <w:spacing w:line="360" w:lineRule="auto"/>
        <w:ind w:firstLineChars="200" w:firstLine="480"/>
        <w:rPr>
          <w:ins w:id="687" w:author="Jim Xie (RD-AS)" w:date="2024-11-07T15:47:00Z"/>
          <w:rFonts w:ascii="Times New Roman" w:eastAsia="宋体" w:hAnsi="Times New Roman"/>
          <w:kern w:val="0"/>
          <w:sz w:val="24"/>
          <w:szCs w:val="24"/>
        </w:rPr>
      </w:pPr>
      <w:ins w:id="688" w:author="Jim Xie (RD-AS)" w:date="2024-11-07T15:42:00Z">
        <w:r>
          <w:rPr>
            <w:rFonts w:ascii="Times New Roman" w:eastAsia="宋体" w:hAnsi="Times New Roman" w:hint="eastAsia"/>
            <w:kern w:val="0"/>
            <w:sz w:val="24"/>
            <w:szCs w:val="24"/>
          </w:rPr>
          <w:t>SSPE</w:t>
        </w:r>
        <w:r>
          <w:rPr>
            <w:rFonts w:ascii="Times New Roman" w:eastAsia="宋体" w:hAnsi="Times New Roman" w:hint="eastAsia"/>
            <w:kern w:val="0"/>
            <w:sz w:val="24"/>
            <w:szCs w:val="24"/>
          </w:rPr>
          <w:t>方法</w:t>
        </w:r>
      </w:ins>
      <w:ins w:id="689" w:author="Jim Xie (RD-AS)" w:date="2024-11-07T10:37:00Z">
        <w:r w:rsidR="002F1779" w:rsidRPr="002F1779">
          <w:rPr>
            <w:rFonts w:ascii="Times New Roman" w:eastAsia="宋体" w:hAnsi="Times New Roman"/>
            <w:noProof/>
            <w:sz w:val="24"/>
            <w:szCs w:val="24"/>
          </w:rPr>
          <mc:AlternateContent>
            <mc:Choice Requires="wps">
              <w:drawing>
                <wp:anchor distT="0" distB="0" distL="114300" distR="114300" simplePos="0" relativeHeight="251659264" behindDoc="0" locked="0" layoutInCell="1" allowOverlap="1" wp14:anchorId="4FD9CA43" wp14:editId="7131516A">
                  <wp:simplePos x="0" y="0"/>
                  <wp:positionH relativeFrom="column">
                    <wp:posOffset>0</wp:posOffset>
                  </wp:positionH>
                  <wp:positionV relativeFrom="paragraph">
                    <wp:posOffset>-635</wp:posOffset>
                  </wp:positionV>
                  <wp:extent cx="2127955" cy="719364"/>
                  <wp:effectExtent l="0" t="0" r="0" b="0"/>
                  <wp:wrapNone/>
                  <wp:docPr id="4" name="文本框 3">
                    <a:extLst xmlns:a="http://schemas.openxmlformats.org/drawingml/2006/main">
                      <a:ext uri="{FF2B5EF4-FFF2-40B4-BE49-F238E27FC236}">
                        <a16:creationId xmlns:a16="http://schemas.microsoft.com/office/drawing/2014/main" id="{8739E291-5512-C535-C3BE-FA4223982E40}"/>
                      </a:ext>
                    </a:extLst>
                  </wp:docPr>
                  <wp:cNvGraphicFramePr/>
                  <a:graphic xmlns:a="http://schemas.openxmlformats.org/drawingml/2006/main">
                    <a:graphicData uri="http://schemas.microsoft.com/office/word/2010/wordprocessingShape">
                      <wps:wsp>
                        <wps:cNvSpPr txBox="1"/>
                        <wps:spPr>
                          <a:xfrm>
                            <a:off x="0" y="0"/>
                            <a:ext cx="2127955" cy="719364"/>
                          </a:xfrm>
                          <a:prstGeom prst="rect">
                            <a:avLst/>
                          </a:prstGeom>
                          <a:noFill/>
                        </wps:spPr>
                        <wps:txbx>
                          <w:txbxContent>
                            <w:p w14:paraId="649B6A5B" w14:textId="77777777" w:rsidR="002F1779" w:rsidRPr="002F1779" w:rsidRDefault="002F1779" w:rsidP="002F1779">
                              <w:pPr>
                                <w:rPr>
                                  <w:rFonts w:ascii="Cambria Math" w:hAnsi="+mn-cs" w:hint="eastAsia"/>
                                  <w:i/>
                                  <w:iCs/>
                                  <w:color w:val="000000"/>
                                  <w:kern w:val="24"/>
                                  <w:sz w:val="32"/>
                                  <w:szCs w:val="32"/>
                                </w:rPr>
                              </w:pPr>
                            </w:p>
                          </w:txbxContent>
                        </wps:txbx>
                        <wps:bodyPr wrap="none" lIns="0" tIns="0" rIns="0" bIns="0" rtlCol="0">
                          <a:spAutoFit/>
                        </wps:bodyPr>
                      </wps:wsp>
                    </a:graphicData>
                  </a:graphic>
                </wp:anchor>
              </w:drawing>
            </mc:Choice>
            <mc:Fallback>
              <w:pict>
                <v:shapetype w14:anchorId="4FD9CA43" id="_x0000_t202" coordsize="21600,21600" o:spt="202" path="m,l,21600r21600,l21600,xe">
                  <v:stroke joinstyle="miter"/>
                  <v:path gradientshapeok="t" o:connecttype="rect"/>
                </v:shapetype>
                <v:shape id="文本框 3" o:spid="_x0000_s1026" type="#_x0000_t202" style="position:absolute;left:0;text-align:left;margin-left:0;margin-top:-.05pt;width:167.55pt;height:56.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" filled="f" stroked="f">
                  <v:textbox style="mso-fit-shape-to-text:t" inset="0,0,0,0">
                    <w:txbxContent>
                      <w:p w14:paraId="649B6A5B" w14:textId="77777777" w:rsidR="002F1779" w:rsidRPr="002F1779" w:rsidRDefault="002F1779" w:rsidP="002F1779">
                        <w:pPr>
                          <w:rPr>
                            <w:rFonts w:ascii="Cambria Math" w:hAnsi="+mn-cs" w:hint="eastAsia"/>
                            <w:i/>
                            <w:iCs/>
                            <w:color w:val="000000"/>
                            <w:kern w:val="24"/>
                            <w:sz w:val="32"/>
                            <w:szCs w:val="32"/>
                          </w:rPr>
                        </w:pPr>
                      </w:p>
                    </w:txbxContent>
                  </v:textbox>
                </v:shape>
              </w:pict>
            </mc:Fallback>
          </mc:AlternateContent>
        </w:r>
      </w:ins>
      <w:ins w:id="690" w:author="Jim Xie (RD-AS)" w:date="2024-11-07T15:42:00Z">
        <w:r>
          <w:rPr>
            <w:rFonts w:ascii="Times New Roman" w:eastAsia="宋体" w:hAnsi="Times New Roman" w:hint="eastAsia"/>
            <w:kern w:val="0"/>
            <w:sz w:val="24"/>
            <w:szCs w:val="24"/>
          </w:rPr>
          <w:t>：</w:t>
        </w:r>
      </w:ins>
      <w:ins w:id="691" w:author="Jim Xie (RD-AS)" w:date="2024-11-07T15:47:00Z">
        <w:r w:rsidR="00024067">
          <w:rPr>
            <w:rFonts w:ascii="Times New Roman" w:eastAsia="宋体" w:hAnsi="Times New Roman" w:hint="eastAsia"/>
            <w:kern w:val="0"/>
            <w:sz w:val="24"/>
            <w:szCs w:val="24"/>
          </w:rPr>
          <w:t>为了</w:t>
        </w:r>
      </w:ins>
      <w:ins w:id="692" w:author="Jim Xie (RD-AS)" w:date="2024-11-07T15:48:00Z">
        <w:r w:rsidR="00024067">
          <w:rPr>
            <w:rFonts w:ascii="Times New Roman" w:eastAsia="宋体" w:hAnsi="Times New Roman" w:hint="eastAsia"/>
            <w:kern w:val="0"/>
            <w:sz w:val="24"/>
            <w:szCs w:val="24"/>
          </w:rPr>
          <w:t>解决</w:t>
        </w:r>
      </w:ins>
      <w:ins w:id="693" w:author="Jim Xie (RD-AS)" w:date="2024-11-07T15:47:00Z">
        <w:r w:rsidR="00024067">
          <w:rPr>
            <w:rFonts w:ascii="Times New Roman" w:eastAsia="宋体" w:hAnsi="Times New Roman" w:hint="eastAsia"/>
            <w:kern w:val="0"/>
            <w:sz w:val="24"/>
            <w:szCs w:val="24"/>
          </w:rPr>
          <w:t>COAP</w:t>
        </w:r>
        <w:r w:rsidR="00024067">
          <w:rPr>
            <w:rFonts w:ascii="Times New Roman" w:eastAsia="宋体" w:hAnsi="Times New Roman" w:hint="eastAsia"/>
            <w:kern w:val="0"/>
            <w:sz w:val="24"/>
            <w:szCs w:val="24"/>
          </w:rPr>
          <w:t>方法</w:t>
        </w:r>
      </w:ins>
      <w:ins w:id="694" w:author="Jim Xie (RD-AS)" w:date="2024-11-07T15:48:00Z">
        <w:r w:rsidR="00024067">
          <w:rPr>
            <w:rFonts w:ascii="Times New Roman" w:eastAsia="宋体" w:hAnsi="Times New Roman" w:hint="eastAsia"/>
            <w:kern w:val="0"/>
            <w:sz w:val="24"/>
            <w:szCs w:val="24"/>
          </w:rPr>
          <w:t>中存在的位置信息丢失的问题，本研究</w:t>
        </w:r>
      </w:ins>
    </w:p>
    <w:p w14:paraId="7DA2AFB2" w14:textId="6549C065" w:rsidR="00AB692A" w:rsidRDefault="00AB692A">
      <w:pPr>
        <w:spacing w:line="360" w:lineRule="auto"/>
        <w:ind w:firstLineChars="200" w:firstLine="480"/>
        <w:rPr>
          <w:ins w:id="695" w:author="Jim Xie (RD-AS)" w:date="2024-11-07T15:57:00Z"/>
          <w:rFonts w:ascii="Times New Roman" w:eastAsia="宋体" w:hAnsi="Times New Roman"/>
          <w:kern w:val="0"/>
          <w:sz w:val="24"/>
          <w:szCs w:val="24"/>
        </w:rPr>
        <w:pPrChange w:id="696" w:author="Jim Xie (RD-AS)" w:date="2024-11-07T16:08:00Z">
          <w:pPr>
            <w:spacing w:line="360" w:lineRule="auto"/>
          </w:pPr>
        </w:pPrChange>
      </w:pPr>
      <w:ins w:id="697" w:author="Jim Xie (RD-AS)" w:date="2024-11-07T15:44:00Z">
        <w:r>
          <w:rPr>
            <w:rFonts w:ascii="Times New Roman" w:eastAsia="宋体" w:hAnsi="Times New Roman" w:hint="eastAsia"/>
            <w:kern w:val="0"/>
            <w:sz w:val="24"/>
            <w:szCs w:val="24"/>
          </w:rPr>
          <w:t>参考论文</w:t>
        </w: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REF _Ref179481642 \r \h</w:instrText>
        </w:r>
        <w:r>
          <w:rPr>
            <w:rFonts w:ascii="Times New Roman" w:eastAsia="宋体" w:hAnsi="Times New Roman"/>
            <w:kern w:val="0"/>
            <w:sz w:val="24"/>
            <w:szCs w:val="24"/>
          </w:rPr>
          <w:instrText xml:space="preserve"> </w:instrText>
        </w:r>
      </w:ins>
      <w:r>
        <w:rPr>
          <w:rFonts w:ascii="Times New Roman" w:eastAsia="宋体" w:hAnsi="Times New Roman"/>
          <w:kern w:val="0"/>
          <w:sz w:val="24"/>
          <w:szCs w:val="24"/>
        </w:rPr>
      </w:r>
      <w:ins w:id="698" w:author="Jim Xie (RD-AS)" w:date="2024-11-07T15:44:00Z">
        <w:r>
          <w:rPr>
            <w:rFonts w:ascii="Times New Roman" w:eastAsia="宋体" w:hAnsi="Times New Roman"/>
            <w:kern w:val="0"/>
            <w:sz w:val="24"/>
            <w:szCs w:val="24"/>
          </w:rPr>
          <w:fldChar w:fldCharType="separate"/>
        </w:r>
        <w:r>
          <w:rPr>
            <w:rFonts w:ascii="Times New Roman" w:eastAsia="宋体" w:hAnsi="Times New Roman"/>
            <w:kern w:val="0"/>
            <w:sz w:val="24"/>
            <w:szCs w:val="24"/>
          </w:rPr>
          <w:t>[21]</w:t>
        </w:r>
        <w:r>
          <w:rPr>
            <w:rFonts w:ascii="Times New Roman" w:eastAsia="宋体" w:hAnsi="Times New Roman"/>
            <w:kern w:val="0"/>
            <w:sz w:val="24"/>
            <w:szCs w:val="24"/>
          </w:rPr>
          <w:fldChar w:fldCharType="end"/>
        </w:r>
      </w:ins>
      <w:ins w:id="699" w:author="Jim Xie (RD-AS)" w:date="2024-11-07T15:49:00Z">
        <w:r w:rsidR="00C149CF">
          <w:rPr>
            <w:rFonts w:ascii="Times New Roman" w:eastAsia="宋体" w:hAnsi="Times New Roman" w:hint="eastAsia"/>
            <w:kern w:val="0"/>
            <w:sz w:val="24"/>
            <w:szCs w:val="24"/>
          </w:rPr>
          <w:t>使用的</w:t>
        </w:r>
      </w:ins>
      <w:ins w:id="700" w:author="Jim Xie (RD-AS)" w:date="2024-11-07T15:44:00Z">
        <w:r w:rsidRPr="00885F95">
          <w:rPr>
            <w:rFonts w:ascii="Times New Roman" w:eastAsia="宋体" w:hAnsi="Times New Roman"/>
            <w:kern w:val="0"/>
            <w:sz w:val="24"/>
            <w:szCs w:val="24"/>
          </w:rPr>
          <w:t>正弦位置编码</w:t>
        </w:r>
        <w:r w:rsidRPr="00885F95">
          <w:rPr>
            <w:rFonts w:ascii="Times New Roman" w:eastAsia="宋体" w:hAnsi="Times New Roman" w:hint="eastAsia"/>
            <w:kern w:val="0"/>
            <w:sz w:val="24"/>
            <w:szCs w:val="24"/>
          </w:rPr>
          <w:t>方法</w:t>
        </w:r>
        <w:r>
          <w:rPr>
            <w:rFonts w:ascii="Times New Roman" w:eastAsia="宋体" w:hAnsi="Times New Roman" w:hint="eastAsia"/>
            <w:kern w:val="0"/>
            <w:sz w:val="24"/>
            <w:szCs w:val="24"/>
          </w:rPr>
          <w:t>，</w:t>
        </w:r>
        <w:r w:rsidRPr="00885F95">
          <w:rPr>
            <w:rFonts w:ascii="Times New Roman" w:eastAsia="宋体" w:hAnsi="Times New Roman" w:hint="eastAsia"/>
            <w:kern w:val="0"/>
            <w:sz w:val="24"/>
            <w:szCs w:val="24"/>
          </w:rPr>
          <w:t>通过正弦和余弦函数为</w:t>
        </w:r>
      </w:ins>
      <w:ins w:id="701" w:author="Jim Xie (RD-AS)" w:date="2024-11-07T15:49:00Z">
        <w:r w:rsidR="00C149CF">
          <w:rPr>
            <w:rFonts w:ascii="Times New Roman" w:eastAsia="宋体" w:hAnsi="Times New Roman" w:hint="eastAsia"/>
            <w:kern w:val="0"/>
            <w:sz w:val="24"/>
            <w:szCs w:val="24"/>
          </w:rPr>
          <w:t>序列中的</w:t>
        </w:r>
      </w:ins>
      <w:ins w:id="702" w:author="Jim Xie (RD-AS)" w:date="2024-11-07T15:44:00Z">
        <w:r w:rsidRPr="00885F95">
          <w:rPr>
            <w:rFonts w:ascii="Times New Roman" w:eastAsia="宋体" w:hAnsi="Times New Roman" w:hint="eastAsia"/>
            <w:kern w:val="0"/>
            <w:sz w:val="24"/>
            <w:szCs w:val="24"/>
          </w:rPr>
          <w:t>位置</w:t>
        </w:r>
      </w:ins>
      <w:ins w:id="703" w:author="Jim Xie (RD-AS)" w:date="2024-11-07T15:50:00Z">
        <w:r w:rsidR="00C149CF">
          <w:rPr>
            <w:rFonts w:ascii="Times New Roman" w:eastAsia="宋体" w:hAnsi="Times New Roman" w:hint="eastAsia"/>
            <w:kern w:val="0"/>
            <w:sz w:val="24"/>
            <w:szCs w:val="24"/>
          </w:rPr>
          <w:t>进行编码</w:t>
        </w:r>
      </w:ins>
      <w:ins w:id="704" w:author="Jim Xie (RD-AS)" w:date="2024-11-07T15:45:00Z">
        <w:r>
          <w:rPr>
            <w:rFonts w:ascii="Times New Roman" w:eastAsia="宋体" w:hAnsi="Times New Roman" w:hint="eastAsia"/>
            <w:kern w:val="0"/>
            <w:sz w:val="24"/>
            <w:szCs w:val="24"/>
          </w:rPr>
          <w:t>，</w:t>
        </w:r>
      </w:ins>
      <w:ins w:id="705" w:author="Jim Xie (RD-AS)" w:date="2024-11-07T15:54:00Z">
        <w:r w:rsidR="00023841">
          <w:rPr>
            <w:rFonts w:ascii="Times New Roman" w:eastAsia="宋体" w:hAnsi="Times New Roman" w:hint="eastAsia"/>
            <w:kern w:val="0"/>
            <w:sz w:val="24"/>
            <w:szCs w:val="24"/>
          </w:rPr>
          <w:t>再将位置编码与相应的标签值相乘</w:t>
        </w:r>
      </w:ins>
      <w:ins w:id="706" w:author="Jim Xie (RD-AS)" w:date="2024-11-07T15:55:00Z">
        <w:r w:rsidR="00023841">
          <w:rPr>
            <w:rFonts w:ascii="Times New Roman" w:eastAsia="宋体" w:hAnsi="Times New Roman" w:hint="eastAsia"/>
            <w:kern w:val="0"/>
            <w:sz w:val="24"/>
            <w:szCs w:val="24"/>
          </w:rPr>
          <w:t>后求和。</w:t>
        </w:r>
      </w:ins>
      <w:ins w:id="707" w:author="Jim Xie (RD-AS)" w:date="2024-11-07T15:52:00Z">
        <w:r w:rsidR="00C149CF">
          <w:rPr>
            <w:rFonts w:ascii="Times New Roman" w:eastAsia="宋体" w:hAnsi="Times New Roman" w:hint="eastAsia"/>
            <w:kern w:val="0"/>
            <w:sz w:val="24"/>
            <w:szCs w:val="24"/>
          </w:rPr>
          <w:t>由于标签序列为</w:t>
        </w:r>
        <w:r w:rsidR="00C149CF" w:rsidRPr="00561ECE">
          <w:rPr>
            <w:rFonts w:ascii="Times New Roman" w:eastAsia="宋体" w:hAnsi="Times New Roman"/>
            <w:kern w:val="0"/>
            <w:sz w:val="24"/>
            <w:szCs w:val="24"/>
          </w:rPr>
          <w:t>二值时间序列</w:t>
        </w:r>
        <w:r w:rsidR="00C149CF">
          <w:rPr>
            <w:rFonts w:ascii="Times New Roman" w:eastAsia="宋体" w:hAnsi="Times New Roman" w:hint="eastAsia"/>
            <w:kern w:val="0"/>
            <w:sz w:val="24"/>
            <w:szCs w:val="24"/>
          </w:rPr>
          <w:t>（</w:t>
        </w:r>
        <w:r w:rsidR="00C149CF" w:rsidRPr="00561ECE">
          <w:rPr>
            <w:rFonts w:ascii="Times New Roman" w:eastAsia="宋体" w:hAnsi="Times New Roman"/>
            <w:kern w:val="0"/>
            <w:sz w:val="24"/>
            <w:szCs w:val="24"/>
          </w:rPr>
          <w:t>Binary Time Series</w:t>
        </w:r>
        <w:r w:rsidR="00C149CF">
          <w:rPr>
            <w:rFonts w:ascii="Times New Roman" w:eastAsia="宋体" w:hAnsi="Times New Roman" w:hint="eastAsia"/>
            <w:kern w:val="0"/>
            <w:sz w:val="24"/>
            <w:szCs w:val="24"/>
          </w:rPr>
          <w:t>），通过</w:t>
        </w:r>
      </w:ins>
      <w:ins w:id="708" w:author="Jim Xie (RD-AS)" w:date="2024-11-07T15:55:00Z">
        <w:r w:rsidR="00023841">
          <w:rPr>
            <w:rFonts w:ascii="Times New Roman" w:eastAsia="宋体" w:hAnsi="Times New Roman" w:hint="eastAsia"/>
            <w:kern w:val="0"/>
            <w:sz w:val="24"/>
            <w:szCs w:val="24"/>
          </w:rPr>
          <w:t>乘法运算</w:t>
        </w:r>
      </w:ins>
      <w:ins w:id="709" w:author="Jim Xie (RD-AS)" w:date="2024-11-07T16:08:00Z">
        <w:r w:rsidR="007C19A7">
          <w:rPr>
            <w:rFonts w:ascii="Times New Roman" w:eastAsia="宋体" w:hAnsi="Times New Roman" w:hint="eastAsia"/>
            <w:kern w:val="0"/>
            <w:sz w:val="24"/>
            <w:szCs w:val="24"/>
          </w:rPr>
          <w:t>可以</w:t>
        </w:r>
      </w:ins>
      <w:ins w:id="710" w:author="Jim Xie (RD-AS)" w:date="2024-11-07T15:55:00Z">
        <w:r w:rsidR="00023841">
          <w:rPr>
            <w:rFonts w:ascii="Times New Roman" w:eastAsia="宋体" w:hAnsi="Times New Roman" w:hint="eastAsia"/>
            <w:kern w:val="0"/>
            <w:sz w:val="24"/>
            <w:szCs w:val="24"/>
          </w:rPr>
          <w:t>屏蔽掉正常流量</w:t>
        </w:r>
      </w:ins>
      <w:ins w:id="711" w:author="Jim Xie (RD-AS)" w:date="2024-11-07T15:56:00Z">
        <w:r w:rsidR="00023841">
          <w:rPr>
            <w:rFonts w:ascii="Times New Roman" w:eastAsia="宋体" w:hAnsi="Times New Roman" w:hint="eastAsia"/>
            <w:kern w:val="0"/>
            <w:sz w:val="24"/>
            <w:szCs w:val="24"/>
          </w:rPr>
          <w:t>（标签值为</w:t>
        </w:r>
        <w:r w:rsidR="00023841">
          <w:rPr>
            <w:rFonts w:ascii="Times New Roman" w:eastAsia="宋体" w:hAnsi="Times New Roman" w:hint="eastAsia"/>
            <w:kern w:val="0"/>
            <w:sz w:val="24"/>
            <w:szCs w:val="24"/>
          </w:rPr>
          <w:t>0</w:t>
        </w:r>
        <w:r w:rsidR="00023841">
          <w:rPr>
            <w:rFonts w:ascii="Times New Roman" w:eastAsia="宋体" w:hAnsi="Times New Roman" w:hint="eastAsia"/>
            <w:kern w:val="0"/>
            <w:sz w:val="24"/>
            <w:szCs w:val="24"/>
          </w:rPr>
          <w:t>）</w:t>
        </w:r>
      </w:ins>
      <w:ins w:id="712" w:author="Jim Xie (RD-AS)" w:date="2024-11-07T15:55:00Z">
        <w:r w:rsidR="00023841">
          <w:rPr>
            <w:rFonts w:ascii="Times New Roman" w:eastAsia="宋体" w:hAnsi="Times New Roman" w:hint="eastAsia"/>
            <w:kern w:val="0"/>
            <w:sz w:val="24"/>
            <w:szCs w:val="24"/>
          </w:rPr>
          <w:t>的影响</w:t>
        </w:r>
      </w:ins>
      <w:ins w:id="713" w:author="Jim Xie (RD-AS)" w:date="2024-11-07T15:56:00Z">
        <w:r w:rsidR="00023841">
          <w:rPr>
            <w:rFonts w:ascii="Times New Roman" w:eastAsia="宋体" w:hAnsi="Times New Roman" w:hint="eastAsia"/>
            <w:kern w:val="0"/>
            <w:sz w:val="24"/>
            <w:szCs w:val="24"/>
          </w:rPr>
          <w:t>，只保留攻击流量的信息。</w:t>
        </w:r>
      </w:ins>
      <w:ins w:id="714" w:author="Jim Xie (RD-AS)" w:date="2024-11-07T16:06:00Z">
        <w:r w:rsidR="007C19A7" w:rsidRPr="001403FA">
          <w:rPr>
            <w:rFonts w:ascii="Times New Roman" w:eastAsia="宋体" w:hAnsi="Times New Roman"/>
            <w:kern w:val="0"/>
            <w:sz w:val="24"/>
            <w:szCs w:val="24"/>
          </w:rPr>
          <w:t>SSPE</w:t>
        </w:r>
        <w:r w:rsidR="007C19A7" w:rsidRPr="00992599">
          <w:rPr>
            <w:rFonts w:ascii="Times New Roman" w:eastAsia="宋体" w:hAnsi="Times New Roman"/>
            <w:kern w:val="0"/>
            <w:sz w:val="24"/>
            <w:szCs w:val="24"/>
          </w:rPr>
          <w:fldChar w:fldCharType="begin"/>
        </w:r>
        <w:r w:rsidR="007C19A7" w:rsidRPr="00992599">
          <w:rPr>
            <w:rFonts w:ascii="Times New Roman" w:eastAsia="宋体" w:hAnsi="Times New Roman"/>
            <w:kern w:val="0"/>
            <w:sz w:val="24"/>
            <w:szCs w:val="24"/>
          </w:rPr>
          <w:instrText xml:space="preserve"> QUOTE </w:instrText>
        </w:r>
        <w:r w:rsidR="00FD4A06">
          <w:rPr>
            <w:noProof/>
            <w:position w:val="-8"/>
          </w:rPr>
          <w:pict w14:anchorId="320BA410">
            <v:shape id="_x0000_i1098" type="#_x0000_t75" alt="" style="width:2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43CBC&quot;/&gt;&lt;wsp:rsid wsp:val=&quot;00F521E1&quot;/&gt;&lt;wsp:rsid wsp:val=&quot;00F67ACA&quot;/&gt;&lt;wsp:rsid wsp:val=&quot;00F85B0A&quot;/&gt;&lt;wsp:rsid wsp:val=&quot;00FC615E&quot;/&gt;&lt;wsp:rsid wsp:val=&quot;00FD1B31&quot;/&gt;&lt;wsp:rsid wsp:val=&quot;00FE696A&quot;/&gt;&lt;/wsp:rsids&gt;&lt;/w:docPr&gt;&lt;w:body&gt;&lt;wx:sect&gt;&lt;w:p wsp:rsidR=&quot;00F43CBC&quot; wsp:rsidRDefault=&quot;00F43CBC&quot; wsp:rsidP=&quot;00F43CBC&quot;&gt;&lt;m:oMathPara&gt;&lt;m:oMath&gt;&lt;m:sSub&gt;&lt;m:sSubPr&gt;&lt;m:ctrlPr&gt;&lt;w:rPr&gt;&lt;w:rFonts w:ascii=&quot;Cambria Math&quot; w:fareast=&quot;瀹浣&quot; w:h-ansi=&quot;Cambria Math&quot;/&gt;&lt;wx:font wx:val=&quot;Cambria w: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quot;0w:&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gt;&lt;w:sw: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7C19A7"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007C19A7" w:rsidRPr="00992599">
          <w:rPr>
            <w:rFonts w:ascii="Times New Roman" w:eastAsia="宋体" w:hAnsi="Times New Roman"/>
            <w:kern w:val="0"/>
            <w:sz w:val="24"/>
            <w:szCs w:val="24"/>
          </w:rPr>
          <w:fldChar w:fldCharType="end"/>
        </w:r>
        <w:r w:rsidR="007C19A7" w:rsidRPr="001403FA">
          <w:rPr>
            <w:rFonts w:ascii="Times New Roman" w:eastAsia="宋体" w:hAnsi="Times New Roman"/>
            <w:kern w:val="0"/>
            <w:sz w:val="24"/>
            <w:szCs w:val="24"/>
          </w:rPr>
          <w:t>能够更精细地描述攻击行为在时序上的变化</w:t>
        </w:r>
        <w:r w:rsidR="007C19A7">
          <w:rPr>
            <w:rFonts w:ascii="Times New Roman" w:eastAsia="宋体" w:hAnsi="Times New Roman" w:hint="eastAsia"/>
            <w:kern w:val="0"/>
            <w:sz w:val="24"/>
            <w:szCs w:val="24"/>
          </w:rPr>
          <w:t>。</w:t>
        </w:r>
      </w:ins>
      <w:ins w:id="715" w:author="Jim Xie (RD-AS)" w:date="2024-11-07T16:08:00Z">
        <w:r w:rsidR="007C19A7">
          <w:rPr>
            <w:rFonts w:ascii="Times New Roman" w:eastAsia="宋体" w:hAnsi="Times New Roman" w:hint="eastAsia"/>
            <w:kern w:val="0"/>
            <w:sz w:val="24"/>
            <w:szCs w:val="24"/>
          </w:rPr>
          <w:t>计算方法如公式所示。</w:t>
        </w:r>
      </w:ins>
    </w:p>
    <w:p w14:paraId="47B24561" w14:textId="55B6D550" w:rsidR="00F85A58" w:rsidRPr="008E60AD" w:rsidRDefault="008E60AD">
      <w:pPr>
        <w:spacing w:line="360" w:lineRule="auto"/>
        <w:ind w:firstLineChars="200" w:firstLine="480"/>
        <w:rPr>
          <w:ins w:id="716" w:author="Jim Xie (RD-AS)" w:date="2024-11-07T15:57:00Z"/>
          <w:rFonts w:ascii="Times New Roman" w:eastAsia="宋体" w:hAnsi="Times New Roman"/>
          <w:kern w:val="0"/>
          <w:sz w:val="24"/>
          <w:szCs w:val="24"/>
        </w:rPr>
        <w:pPrChange w:id="717" w:author="Jim Xie (RD-AS)" w:date="2024-11-07T16:01:00Z">
          <w:pPr>
            <w:spacing w:line="360" w:lineRule="auto"/>
          </w:pPr>
        </w:pPrChange>
      </w:pPr>
      <w:ins w:id="718" w:author="Jim Xie (RD-AS)" w:date="2024-11-07T15:59:00Z">
        <w:r>
          <w:rPr>
            <w:rFonts w:ascii="Times New Roman" w:eastAsia="宋体" w:hAnsi="Times New Roman" w:hint="eastAsia"/>
            <w:kern w:val="0"/>
            <w:sz w:val="24"/>
            <w:szCs w:val="24"/>
          </w:rPr>
          <w:t>其中，</w:t>
        </w:r>
      </w:ins>
      <m:oMath>
        <m:r>
          <w:ins w:id="719" w:author="Jim Xie (RD-AS)" w:date="2024-11-07T15:59:00Z">
            <w:rPr>
              <w:rFonts w:ascii="Cambria Math" w:eastAsia="宋体" w:hAnsi="Cambria Math"/>
              <w:kern w:val="0"/>
              <w:sz w:val="24"/>
              <w:szCs w:val="24"/>
            </w:rPr>
            <m:t>N</m:t>
          </w:ins>
        </m:r>
      </m:oMath>
      <w:ins w:id="720" w:author="Jim Xie (RD-AS)" w:date="2024-11-07T15:59:00Z">
        <w:r>
          <w:rPr>
            <w:rFonts w:ascii="Times New Roman" w:eastAsia="宋体" w:hAnsi="Times New Roman" w:hint="eastAsia"/>
            <w:kern w:val="0"/>
            <w:sz w:val="24"/>
            <w:szCs w:val="24"/>
          </w:rPr>
          <w:t>为标签序列的长度，</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FD4A06">
          <w:rPr>
            <w:noProof/>
            <w:position w:val="-8"/>
          </w:rPr>
          <w:pict w14:anchorId="6545F8D9">
            <v:shape id="_x0000_i1097" type="#_x0000_t75" alt="" style="width:45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FD4A06">
          <w:rPr>
            <w:noProof/>
            <w:position w:val="-21"/>
          </w:rPr>
          <w:pict w14:anchorId="127187DE">
            <v:shape id="_x0000_i1096" type="#_x0000_t75" alt="" style="width:94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w:m:r&gt;&lt;/m:dosub&gt;&lt;/m:cPsSub&gt;&lt;cPr&gt;m:r&gt;&lt;w:rPr&gt;&lt;w:rFonts w:ascii=&quot;Cambria Math&quot; w:fareast=&quot;瀹浣&quot; w:h-ansi=&quot;Cambria Math&quot;/&gt;&lt;wx:font wx:val=&quot;Cambria Math&quot;/&gt;&lt;w:i/&gt;&lt;w:kern w:val=&quot;0&quot;/&gt;&lt;w:sz w:val=&quot;24&quot;/&gt;&lt;w:sz-cs w:val=&quot;24&quot;/&gt;&lt;/w:rPr&gt;&lt;m:t&gt;&lt;/m:t&gt;&lt;/m:r&gt;&lt;m:d&gt;&lt;m:dPr&gt;&lt;m:begw: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m:ctrlPr&gt;&lt;w:/m:dPr&gt;&lt;m:e&gt;do&lt;m:r&gt;&lt;w:rPr&gt;cP&lt;w:rFonts cPr&gt;w:ascii=&quot;Cambria Math&quot; w:fareast=&quot;瀹浣&quot; w:h-ansi=&quot;Cambria Math&quot;/&gt;&lt;wx:font wx:val=&quot;Cambria Math&quot;/&gt;&lt;w:i/&gt;&lt;w:kern w:val=&quot;0&quot;/&gt;&lt;w:sz w:val=&quot;24&quot;/&gt;&lt;w:sz-cs w:val=&quot;24&quot;/&gt;&lt;/w:rPr&gt;&lt;m:t&gt;0&lt;/m:t&gt;&lt;/m:r&gt;&lt;m:r&gt;&lt;m:rPr&g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gt;&lt;w:rFonts w:ascl=&quot;w:ii=&quot;Cambria Math&gt;&lt;wdo&quot; w:fareast=&quot;瀹FontscP舰 w:h-an:ascii=&quot;CacPr&gt;si=&quot;Cambria Math&quot;/&gt;&lt;wx:font wx:val=&quot;Cambria Math&quot;/&gt;&lt;w:i/&gt;&lt;w:kern w:val=&quot;0&quot;/&gt;&lt;w:sz w:val=&quot;24&quot;/&gt;&lt;w:sz-cs w:val=&quot;24&quot;/&gt;&lt;/w:rPr&gt;&lt;m:t&gt;1&lt;/m:t&gt;&lt;/m:r&gt;&lt;/m:e&gt;&lt;/m:d&gt;&lt;/m:oMath&gt;&lt;/m:o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ins>
      <m:oMath>
        <m:sSub>
          <m:sSubPr>
            <m:ctrlPr>
              <w:ins w:id="721" w:author="Jim Xie (RD-AS)" w:date="2024-11-07T15:59:00Z">
                <w:rPr>
                  <w:rFonts w:ascii="Cambria Math" w:eastAsia="宋体" w:hAnsi="Cambria Math"/>
                  <w:i/>
                  <w:iCs/>
                  <w:kern w:val="0"/>
                  <w:sz w:val="24"/>
                  <w:szCs w:val="24"/>
                </w:rPr>
              </w:ins>
            </m:ctrlPr>
          </m:sSubPr>
          <m:e>
            <m:r>
              <w:ins w:id="722" w:author="Jim Xie (RD-AS)" w:date="2024-11-07T15:59:00Z">
                <w:rPr>
                  <w:rFonts w:ascii="Cambria Math" w:eastAsia="宋体" w:hAnsi="Cambria Math"/>
                  <w:kern w:val="0"/>
                  <w:sz w:val="24"/>
                  <w:szCs w:val="24"/>
                </w:rPr>
                <m:t>Label</m:t>
              </w:ins>
            </m:r>
          </m:e>
          <m:sub>
            <m:r>
              <w:ins w:id="723" w:author="Jim Xie (RD-AS)" w:date="2024-11-07T15:59:00Z">
                <w:rPr>
                  <w:rFonts w:ascii="Cambria Math" w:eastAsia="宋体" w:hAnsi="Cambria Math"/>
                  <w:kern w:val="0"/>
                  <w:sz w:val="24"/>
                  <w:szCs w:val="24"/>
                </w:rPr>
                <m:t>pos</m:t>
              </w:ins>
            </m:r>
          </m:sub>
        </m:sSub>
        <m:r>
          <w:ins w:id="724" w:author="Jim Xie (RD-AS)" w:date="2024-11-07T15:59:00Z">
            <m:rPr>
              <m:sty m:val="p"/>
            </m:rPr>
            <w:rPr>
              <w:rFonts w:ascii="Cambria Math" w:eastAsia="宋体" w:hAnsi="Cambria Math"/>
              <w:kern w:val="0"/>
              <w:sz w:val="24"/>
              <w:szCs w:val="24"/>
            </w:rPr>
            <m:t>∈</m:t>
          </w:ins>
        </m:r>
        <m:d>
          <m:dPr>
            <m:begChr m:val="{"/>
            <m:endChr m:val="}"/>
            <m:ctrlPr>
              <w:ins w:id="725" w:author="Jim Xie (RD-AS)" w:date="2024-11-07T15:59:00Z">
                <w:rPr>
                  <w:rFonts w:ascii="Cambria Math" w:eastAsia="宋体" w:hAnsi="Cambria Math"/>
                  <w:i/>
                  <w:iCs/>
                  <w:kern w:val="0"/>
                  <w:sz w:val="24"/>
                  <w:szCs w:val="24"/>
                </w:rPr>
              </w:ins>
            </m:ctrlPr>
          </m:dPr>
          <m:e>
            <m:r>
              <w:ins w:id="726" w:author="Jim Xie (RD-AS)" w:date="2024-11-07T15:59:00Z">
                <m:rPr>
                  <m:sty m:val="p"/>
                </m:rPr>
                <w:rPr>
                  <w:rFonts w:ascii="Cambria Math" w:eastAsia="宋体" w:hAnsi="Cambria Math"/>
                  <w:kern w:val="0"/>
                  <w:sz w:val="24"/>
                  <w:szCs w:val="24"/>
                </w:rPr>
                <m:t>0,1</m:t>
              </w:ins>
            </m:r>
          </m:e>
        </m:d>
      </m:oMath>
      <w:ins w:id="727" w:author="Jim Xie (RD-AS)" w:date="2024-11-07T15:59:00Z">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w:ins>
      <m:oMath>
        <m:r>
          <w:ins w:id="728" w:author="Jim Xie (RD-AS)" w:date="2024-11-07T15:59:00Z">
            <w:rPr>
              <w:rFonts w:ascii="Cambria Math" w:eastAsia="宋体" w:hAnsi="Cambria Math"/>
              <w:kern w:val="0"/>
              <w:sz w:val="24"/>
              <w:szCs w:val="24"/>
            </w:rPr>
            <m:t>pos</m:t>
          </w:ins>
        </m:r>
      </m:oMath>
      <w:ins w:id="729" w:author="Jim Xie (RD-AS)" w:date="2024-11-07T15:59:00Z">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FD4A06">
          <w:rPr>
            <w:noProof/>
            <w:position w:val="-8"/>
          </w:rPr>
          <w:pict w14:anchorId="47C809B3">
            <v:shape id="_x0000_i1095" type="#_x0000_t75" alt="" style="width:1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w:ins>
      <w:ins w:id="730" w:author="Jim Xie (RD-AS)" w:date="2024-11-07T16:01:00Z">
        <w:r>
          <w:rPr>
            <w:rFonts w:ascii="Times New Roman" w:eastAsia="宋体" w:hAnsi="Times New Roman" w:hint="eastAsia"/>
            <w:kern w:val="0"/>
            <w:sz w:val="24"/>
            <w:szCs w:val="24"/>
          </w:rPr>
          <w:t>，</w:t>
        </w:r>
      </w:ins>
      <m:oMath>
        <m:sSub>
          <m:sSubPr>
            <m:ctrlPr>
              <w:ins w:id="731" w:author="Jim Xie (RD-AS)" w:date="2024-11-07T15:59:00Z">
                <w:rPr>
                  <w:rFonts w:ascii="Cambria Math" w:eastAsia="宋体" w:hAnsi="Cambria Math"/>
                  <w:i/>
                  <w:iCs/>
                  <w:kern w:val="0"/>
                  <w:sz w:val="24"/>
                  <w:szCs w:val="24"/>
                </w:rPr>
              </w:ins>
            </m:ctrlPr>
          </m:sSubPr>
          <m:e>
            <m:r>
              <w:ins w:id="732" w:author="Jim Xie (RD-AS)" w:date="2024-11-07T15:59:00Z">
                <w:rPr>
                  <w:rFonts w:ascii="Cambria Math" w:eastAsia="宋体" w:hAnsi="Cambria Math" w:hint="eastAsia"/>
                  <w:kern w:val="0"/>
                  <w:sz w:val="24"/>
                  <w:szCs w:val="24"/>
                </w:rPr>
                <m:t>L</m:t>
              </w:ins>
            </m:r>
          </m:e>
          <m:sub>
            <m:r>
              <w:ins w:id="733" w:author="Jim Xie (RD-AS)" w:date="2024-11-07T15:59:00Z">
                <w:rPr>
                  <w:rFonts w:ascii="Cambria Math" w:eastAsia="宋体" w:hAnsi="Cambria Math" w:hint="eastAsia"/>
                  <w:kern w:val="0"/>
                  <w:sz w:val="24"/>
                  <w:szCs w:val="24"/>
                </w:rPr>
                <m:t>SSPE</m:t>
              </w:ins>
            </m:r>
          </m:sub>
        </m:sSub>
      </m:oMath>
      <w:ins w:id="734" w:author="Jim Xie (RD-AS)" w:date="2024-11-07T15:59:00Z">
        <w:r>
          <w:rPr>
            <w:rFonts w:ascii="Times New Roman" w:eastAsia="宋体" w:hAnsi="Times New Roman" w:hint="eastAsia"/>
            <w:iCs/>
            <w:kern w:val="0"/>
            <w:sz w:val="24"/>
            <w:szCs w:val="24"/>
          </w:rPr>
          <w:t>表示频谱标签</w:t>
        </w:r>
        <w:r>
          <w:rPr>
            <w:rFonts w:ascii="Times New Roman" w:eastAsia="宋体" w:hAnsi="Times New Roman" w:hint="eastAsia"/>
            <w:kern w:val="0"/>
            <w:sz w:val="24"/>
            <w:szCs w:val="24"/>
          </w:rPr>
          <w:t>。</w:t>
        </w:r>
      </w:ins>
    </w:p>
    <w:p w14:paraId="334080B5" w14:textId="27D2B250" w:rsidR="00F85A58" w:rsidRDefault="00000000" w:rsidP="005562E0">
      <w:pPr>
        <w:spacing w:line="360" w:lineRule="auto"/>
        <w:rPr>
          <w:ins w:id="735" w:author="Jim Xie (RD-AS)" w:date="2024-11-07T15:56:00Z"/>
          <w:rFonts w:ascii="Times New Roman" w:eastAsia="宋体" w:hAnsi="Times New Roman"/>
          <w:kern w:val="0"/>
          <w:sz w:val="24"/>
          <w:szCs w:val="24"/>
        </w:rPr>
      </w:pPr>
      <m:oMathPara>
        <m:oMath>
          <m:sSub>
            <m:sSubPr>
              <m:ctrlPr>
                <w:ins w:id="736" w:author="Jim Xie (RD-AS)" w:date="2024-11-07T15:58:00Z">
                  <w:rPr>
                    <w:rFonts w:ascii="Cambria Math" w:eastAsia="宋体" w:hAnsi="Cambria Math"/>
                    <w:i/>
                    <w:iCs/>
                    <w:kern w:val="0"/>
                    <w:sz w:val="24"/>
                    <w:szCs w:val="24"/>
                  </w:rPr>
                </w:ins>
              </m:ctrlPr>
            </m:sSubPr>
            <m:e>
              <m:r>
                <w:ins w:id="737" w:author="Jim Xie (RD-AS)" w:date="2024-11-07T15:58:00Z">
                  <w:rPr>
                    <w:rFonts w:ascii="Cambria Math" w:eastAsia="宋体" w:hAnsi="Cambria Math" w:hint="eastAsia"/>
                    <w:kern w:val="0"/>
                    <w:sz w:val="24"/>
                    <w:szCs w:val="24"/>
                  </w:rPr>
                  <m:t>L</m:t>
                </w:ins>
              </m:r>
            </m:e>
            <m:sub>
              <m:r>
                <w:ins w:id="738" w:author="Jim Xie (RD-AS)" w:date="2024-11-07T15:58:00Z">
                  <w:rPr>
                    <w:rFonts w:ascii="Cambria Math" w:eastAsia="宋体" w:hAnsi="Cambria Math"/>
                    <w:kern w:val="0"/>
                    <w:sz w:val="24"/>
                    <w:szCs w:val="24"/>
                  </w:rPr>
                  <m:t>SSPE</m:t>
                </w:ins>
              </m:r>
            </m:sub>
          </m:sSub>
          <m:r>
            <w:ins w:id="739" w:author="Jim Xie (RD-AS)" w:date="2024-11-07T15:58:00Z">
              <w:rPr>
                <w:rFonts w:ascii="Cambria Math" w:eastAsia="宋体" w:hAnsi="Cambria Math"/>
                <w:kern w:val="0"/>
                <w:sz w:val="24"/>
                <w:szCs w:val="24"/>
              </w:rPr>
              <m:t>=</m:t>
            </w:ins>
          </m:r>
          <m:nary>
            <m:naryPr>
              <m:chr m:val="∑"/>
              <m:ctrlPr>
                <w:ins w:id="740" w:author="Jim Xie (RD-AS)" w:date="2024-11-07T15:58:00Z">
                  <w:rPr>
                    <w:rFonts w:ascii="Cambria Math" w:eastAsia="宋体" w:hAnsi="Cambria Math"/>
                    <w:i/>
                    <w:iCs/>
                    <w:kern w:val="0"/>
                    <w:sz w:val="24"/>
                    <w:szCs w:val="24"/>
                  </w:rPr>
                </w:ins>
              </m:ctrlPr>
            </m:naryPr>
            <m:sub>
              <m:r>
                <w:ins w:id="741" w:author="Jim Xie (RD-AS)" w:date="2024-11-07T15:58:00Z">
                  <w:rPr>
                    <w:rFonts w:ascii="Cambria Math" w:eastAsia="宋体" w:hAnsi="Cambria Math"/>
                    <w:kern w:val="0"/>
                    <w:sz w:val="24"/>
                    <w:szCs w:val="24"/>
                  </w:rPr>
                  <m:t>pos=0</m:t>
                </w:ins>
              </m:r>
            </m:sub>
            <m:sup>
              <m:r>
                <w:ins w:id="742" w:author="Jim Xie (RD-AS)" w:date="2024-11-07T15:58:00Z">
                  <w:rPr>
                    <w:rFonts w:ascii="Cambria Math" w:eastAsia="宋体" w:hAnsi="Cambria Math"/>
                    <w:kern w:val="0"/>
                    <w:sz w:val="24"/>
                    <w:szCs w:val="24"/>
                  </w:rPr>
                  <m:t>N</m:t>
                </w:ins>
              </m:r>
            </m:sup>
            <m:e>
              <m:sSub>
                <m:sSubPr>
                  <m:ctrlPr>
                    <w:ins w:id="743" w:author="Jim Xie (RD-AS)" w:date="2024-11-07T15:58:00Z">
                      <w:rPr>
                        <w:rFonts w:ascii="Cambria Math" w:eastAsia="宋体" w:hAnsi="Cambria Math"/>
                        <w:i/>
                        <w:iCs/>
                        <w:kern w:val="0"/>
                        <w:sz w:val="24"/>
                        <w:szCs w:val="24"/>
                      </w:rPr>
                    </w:ins>
                  </m:ctrlPr>
                </m:sSubPr>
                <m:e>
                  <m:sSub>
                    <m:sSubPr>
                      <m:ctrlPr>
                        <w:ins w:id="744" w:author="Jim Xie (RD-AS)" w:date="2024-11-07T15:58:00Z">
                          <w:rPr>
                            <w:rFonts w:ascii="Cambria Math" w:eastAsia="宋体" w:hAnsi="Cambria Math"/>
                            <w:i/>
                            <w:iCs/>
                            <w:kern w:val="0"/>
                            <w:sz w:val="24"/>
                            <w:szCs w:val="24"/>
                          </w:rPr>
                        </w:ins>
                      </m:ctrlPr>
                    </m:sSubPr>
                    <m:e>
                      <m:r>
                        <w:ins w:id="745" w:author="Jim Xie (RD-AS)" w:date="2024-11-07T15:58:00Z">
                          <w:rPr>
                            <w:rFonts w:ascii="Cambria Math" w:eastAsia="宋体" w:hAnsi="Cambria Math"/>
                            <w:kern w:val="0"/>
                            <w:sz w:val="24"/>
                            <w:szCs w:val="24"/>
                          </w:rPr>
                          <m:t>Label</m:t>
                        </w:ins>
                      </m:r>
                    </m:e>
                    <m:sub>
                      <m:r>
                        <w:ins w:id="746" w:author="Jim Xie (RD-AS)" w:date="2024-11-07T15:58:00Z">
                          <w:rPr>
                            <w:rFonts w:ascii="Cambria Math" w:eastAsia="宋体" w:hAnsi="Cambria Math"/>
                            <w:kern w:val="0"/>
                            <w:sz w:val="24"/>
                            <w:szCs w:val="24"/>
                          </w:rPr>
                          <m:t>pos</m:t>
                        </w:ins>
                      </m:r>
                    </m:sub>
                  </m:sSub>
                  <m:r>
                    <w:ins w:id="747" w:author="Jim Xie (RD-AS)" w:date="2024-11-07T15:58:00Z">
                      <w:rPr>
                        <w:rFonts w:ascii="Cambria Math" w:eastAsia="宋体" w:hAnsi="Cambria Math"/>
                        <w:kern w:val="0"/>
                        <w:sz w:val="24"/>
                        <w:szCs w:val="24"/>
                      </w:rPr>
                      <m:t>×PE</m:t>
                    </w:ins>
                  </m:r>
                </m:e>
                <m:sub>
                  <m:r>
                    <w:ins w:id="748" w:author="Jim Xie (RD-AS)" w:date="2024-11-07T15:58:00Z">
                      <w:rPr>
                        <w:rFonts w:ascii="Cambria Math" w:eastAsia="宋体" w:hAnsi="Cambria Math"/>
                        <w:kern w:val="0"/>
                        <w:sz w:val="24"/>
                        <w:szCs w:val="24"/>
                      </w:rPr>
                      <m:t>pos</m:t>
                    </w:ins>
                  </m:r>
                </m:sub>
              </m:sSub>
            </m:e>
          </m:nary>
        </m:oMath>
      </m:oMathPara>
    </w:p>
    <w:p w14:paraId="60A37B85" w14:textId="34F9C4B7" w:rsidR="00C579E8" w:rsidRPr="00C579E8" w:rsidRDefault="00000000">
      <w:pPr>
        <w:spacing w:line="360" w:lineRule="auto"/>
        <w:ind w:firstLineChars="200" w:firstLine="480"/>
        <w:rPr>
          <w:ins w:id="749" w:author="Jim Xie (RD-AS)" w:date="2024-11-07T16:02:00Z"/>
          <w:rFonts w:eastAsia="宋体"/>
          <w:kern w:val="0"/>
          <w:rPrChange w:id="750" w:author="Jim Xie (RD-AS)" w:date="2024-11-07T16:03:00Z">
            <w:rPr>
              <w:ins w:id="751" w:author="Jim Xie (RD-AS)" w:date="2024-11-07T16:02:00Z"/>
              <w:rFonts w:ascii="Times New Roman" w:eastAsia="宋体" w:hAnsi="Times New Roman"/>
              <w:iCs/>
              <w:kern w:val="0"/>
              <w:sz w:val="24"/>
              <w:szCs w:val="24"/>
            </w:rPr>
          </w:rPrChange>
        </w:rPr>
        <w:pPrChange w:id="752" w:author="Jim Xie (RD-AS)" w:date="2024-11-07T16:03:00Z">
          <w:pPr>
            <w:spacing w:line="360" w:lineRule="auto"/>
          </w:pPr>
        </w:pPrChange>
      </w:pPr>
      <m:oMath>
        <m:sSub>
          <m:sSubPr>
            <m:ctrlPr>
              <w:ins w:id="753" w:author="Jim Xie (RD-AS)" w:date="2024-11-07T16:02:00Z">
                <w:rPr>
                  <w:rFonts w:ascii="Cambria Math" w:eastAsia="宋体" w:hAnsi="Cambria Math"/>
                  <w:i/>
                  <w:iCs/>
                  <w:kern w:val="0"/>
                  <w:sz w:val="24"/>
                  <w:szCs w:val="24"/>
                </w:rPr>
              </w:ins>
            </m:ctrlPr>
          </m:sSubPr>
          <m:e>
            <m:r>
              <w:ins w:id="754" w:author="Jim Xie (RD-AS)" w:date="2024-11-07T16:02:00Z">
                <w:rPr>
                  <w:rFonts w:ascii="Cambria Math" w:eastAsia="宋体" w:hAnsi="Cambria Math"/>
                  <w:kern w:val="0"/>
                  <w:sz w:val="24"/>
                  <w:szCs w:val="24"/>
                </w:rPr>
                <m:t>PE</m:t>
              </w:ins>
            </m:r>
          </m:e>
          <m:sub>
            <m:r>
              <w:ins w:id="755" w:author="Jim Xie (RD-AS)" w:date="2024-11-07T16:02:00Z">
                <w:rPr>
                  <w:rFonts w:ascii="Cambria Math" w:eastAsia="宋体" w:hAnsi="Cambria Math"/>
                  <w:kern w:val="0"/>
                  <w:sz w:val="24"/>
                  <w:szCs w:val="24"/>
                </w:rPr>
                <m:t>pos</m:t>
              </w:ins>
            </m:r>
          </m:sub>
        </m:sSub>
      </m:oMath>
      <w:ins w:id="756" w:author="Jim Xie (RD-AS)" w:date="2024-11-07T16:02:00Z">
        <w:r w:rsidR="00C579E8">
          <w:rPr>
            <w:rFonts w:ascii="Times New Roman" w:eastAsia="宋体" w:hAnsi="Times New Roman" w:hint="eastAsia"/>
            <w:iCs/>
            <w:kern w:val="0"/>
            <w:sz w:val="24"/>
            <w:szCs w:val="24"/>
          </w:rPr>
          <w:t>表示</w:t>
        </w:r>
        <w:r w:rsidR="00C579E8" w:rsidRPr="006B38FB">
          <w:rPr>
            <w:rFonts w:ascii="Times New Roman" w:eastAsia="宋体" w:hAnsi="Times New Roman" w:hint="eastAsia"/>
            <w:kern w:val="0"/>
            <w:sz w:val="24"/>
            <w:szCs w:val="24"/>
          </w:rPr>
          <w:t>第</w:t>
        </w:r>
      </w:ins>
      <m:oMath>
        <m:r>
          <w:ins w:id="757" w:author="Jim Xie (RD-AS)" w:date="2024-11-07T16:02:00Z">
            <w:rPr>
              <w:rFonts w:ascii="Cambria Math" w:eastAsia="宋体" w:hAnsi="Cambria Math"/>
              <w:kern w:val="0"/>
              <w:sz w:val="24"/>
              <w:szCs w:val="24"/>
            </w:rPr>
            <m:t>pos</m:t>
          </w:ins>
        </m:r>
      </m:oMath>
      <w:ins w:id="758" w:author="Jim Xie (RD-AS)" w:date="2024-11-07T16:02:00Z">
        <w:r w:rsidR="00C579E8" w:rsidRPr="00992599">
          <w:rPr>
            <w:rFonts w:ascii="Times New Roman" w:eastAsia="宋体" w:hAnsi="Times New Roman"/>
            <w:kern w:val="0"/>
            <w:sz w:val="24"/>
            <w:szCs w:val="24"/>
          </w:rPr>
          <w:fldChar w:fldCharType="begin"/>
        </w:r>
        <w:r w:rsidR="00C579E8" w:rsidRPr="00992599">
          <w:rPr>
            <w:rFonts w:ascii="Times New Roman" w:eastAsia="宋体" w:hAnsi="Times New Roman"/>
            <w:kern w:val="0"/>
            <w:sz w:val="24"/>
            <w:szCs w:val="24"/>
          </w:rPr>
          <w:instrText xml:space="preserve"> QUOTE </w:instrText>
        </w:r>
        <w:r w:rsidR="00FD4A06">
          <w:rPr>
            <w:noProof/>
            <w:position w:val="-8"/>
          </w:rPr>
          <w:pict w14:anchorId="694A6090">
            <v:shape id="_x0000_i1094" type="#_x0000_t75" alt="" style="width:1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00C579E8" w:rsidRPr="00992599">
          <w:rPr>
            <w:rFonts w:ascii="Times New Roman" w:eastAsia="宋体" w:hAnsi="Times New Roman"/>
            <w:kern w:val="0"/>
            <w:sz w:val="24"/>
            <w:szCs w:val="24"/>
          </w:rPr>
          <w:instrText xml:space="preserve"> </w:instrText>
        </w:r>
        <w:r>
          <w:rPr>
            <w:rFonts w:ascii="Times New Roman" w:eastAsia="宋体" w:hAnsi="Times New Roman"/>
            <w:kern w:val="0"/>
            <w:sz w:val="24"/>
            <w:szCs w:val="24"/>
          </w:rPr>
          <w:fldChar w:fldCharType="separate"/>
        </w:r>
        <w:r w:rsidR="00C579E8" w:rsidRPr="00992599">
          <w:rPr>
            <w:rFonts w:ascii="Times New Roman" w:eastAsia="宋体" w:hAnsi="Times New Roman"/>
            <w:kern w:val="0"/>
            <w:sz w:val="24"/>
            <w:szCs w:val="24"/>
          </w:rPr>
          <w:fldChar w:fldCharType="end"/>
        </w:r>
        <w:r w:rsidR="00C579E8" w:rsidRPr="006B38FB">
          <w:rPr>
            <w:rFonts w:ascii="Times New Roman" w:eastAsia="宋体" w:hAnsi="Times New Roman" w:hint="eastAsia"/>
            <w:kern w:val="0"/>
            <w:sz w:val="24"/>
            <w:szCs w:val="24"/>
          </w:rPr>
          <w:t>个</w:t>
        </w:r>
        <w:r w:rsidR="00C579E8">
          <w:rPr>
            <w:rFonts w:ascii="Times New Roman" w:eastAsia="宋体" w:hAnsi="Times New Roman" w:hint="eastAsia"/>
            <w:kern w:val="0"/>
            <w:sz w:val="24"/>
            <w:szCs w:val="24"/>
          </w:rPr>
          <w:t>包</w:t>
        </w:r>
        <w:r w:rsidR="00C579E8" w:rsidRPr="006B38FB">
          <w:rPr>
            <w:rFonts w:ascii="Times New Roman" w:eastAsia="宋体" w:hAnsi="Times New Roman" w:hint="eastAsia"/>
            <w:kern w:val="0"/>
            <w:sz w:val="24"/>
            <w:szCs w:val="24"/>
          </w:rPr>
          <w:t>的</w:t>
        </w:r>
        <w:r w:rsidR="00C579E8">
          <w:rPr>
            <w:rFonts w:ascii="Times New Roman" w:eastAsia="宋体" w:hAnsi="Times New Roman" w:hint="eastAsia"/>
            <w:kern w:val="0"/>
            <w:sz w:val="24"/>
            <w:szCs w:val="24"/>
          </w:rPr>
          <w:t>位置编码值，计算方法如公式所示。其中，</w:t>
        </w:r>
      </w:ins>
      <m:oMath>
        <m:sSub>
          <m:sSubPr>
            <m:ctrlPr>
              <w:ins w:id="759" w:author="Jim Xie (RD-AS)" w:date="2024-11-07T16:03:00Z">
                <w:rPr>
                  <w:rFonts w:ascii="Cambria Math" w:eastAsia="宋体" w:hAnsi="Cambria Math"/>
                  <w:i/>
                  <w:iCs/>
                  <w:kern w:val="0"/>
                  <w:sz w:val="24"/>
                  <w:szCs w:val="24"/>
                </w:rPr>
              </w:ins>
            </m:ctrlPr>
          </m:sSubPr>
          <m:e>
            <m:r>
              <w:ins w:id="760" w:author="Jim Xie (RD-AS)" w:date="2024-11-07T16:03:00Z">
                <w:rPr>
                  <w:rFonts w:ascii="Cambria Math" w:eastAsia="宋体" w:hAnsi="Cambria Math"/>
                  <w:kern w:val="0"/>
                  <w:sz w:val="24"/>
                  <w:szCs w:val="24"/>
                </w:rPr>
                <m:t>d</m:t>
              </w:ins>
            </m:r>
          </m:e>
          <m:sub>
            <m:r>
              <w:ins w:id="761" w:author="Jim Xie (RD-AS)" w:date="2024-11-07T16:03:00Z">
                <w:rPr>
                  <w:rFonts w:ascii="Cambria Math" w:eastAsia="宋体" w:hAnsi="Cambria Math"/>
                  <w:kern w:val="0"/>
                  <w:sz w:val="24"/>
                  <w:szCs w:val="24"/>
                </w:rPr>
                <m:t>model</m:t>
              </w:ins>
            </m:r>
          </m:sub>
        </m:sSub>
      </m:oMath>
      <w:ins w:id="762" w:author="Jim Xie (RD-AS)" w:date="2024-11-07T16:04:00Z">
        <w:r w:rsidR="00C579E8">
          <w:rPr>
            <w:rFonts w:ascii="Times New Roman" w:eastAsia="宋体" w:hAnsi="Times New Roman" w:hint="eastAsia"/>
            <w:kern w:val="0"/>
            <w:sz w:val="24"/>
            <w:szCs w:val="24"/>
          </w:rPr>
          <w:t>为超参数表示</w:t>
        </w:r>
      </w:ins>
      <w:ins w:id="763" w:author="Jim Xie (RD-AS)" w:date="2024-11-07T16:03:00Z">
        <w:r w:rsidR="00C579E8" w:rsidRPr="00C579E8">
          <w:rPr>
            <w:rFonts w:ascii="Times New Roman" w:eastAsia="宋体" w:hAnsi="Times New Roman" w:hint="eastAsia"/>
            <w:kern w:val="0"/>
            <w:sz w:val="24"/>
            <w:szCs w:val="24"/>
          </w:rPr>
          <w:t>编码维度</w:t>
        </w:r>
        <w:r w:rsidR="00C579E8">
          <w:rPr>
            <w:rFonts w:eastAsia="宋体" w:hint="eastAsia"/>
            <w:kern w:val="0"/>
          </w:rPr>
          <w:t>，</w:t>
        </w:r>
      </w:ins>
      <m:oMath>
        <m:r>
          <w:ins w:id="764" w:author="Jim Xie (RD-AS)" w:date="2024-11-07T16:03:00Z">
            <w:rPr>
              <w:rFonts w:ascii="Cambria Math" w:eastAsia="宋体" w:hAnsi="Cambria Math"/>
              <w:kern w:val="0"/>
              <w:sz w:val="24"/>
              <w:szCs w:val="24"/>
            </w:rPr>
            <m:t>i</m:t>
          </w:ins>
        </m:r>
        <m:r>
          <w:ins w:id="765" w:author="Jim Xie (RD-AS)" w:date="2024-11-07T16:03:00Z">
            <m:rPr>
              <m:sty m:val="p"/>
            </m:rPr>
            <w:rPr>
              <w:rFonts w:ascii="Cambria Math" w:eastAsia="宋体" w:hAnsi="Cambria Math"/>
              <w:kern w:val="0"/>
              <w:sz w:val="24"/>
              <w:szCs w:val="24"/>
            </w:rPr>
            <m:t>∈[</m:t>
          </w:ins>
        </m:r>
        <m:r>
          <w:ins w:id="766" w:author="Jim Xie (RD-AS)" w:date="2024-11-07T16:03:00Z">
            <w:rPr>
              <w:rFonts w:ascii="Cambria Math" w:eastAsia="宋体" w:hAnsi="Cambria Math"/>
              <w:kern w:val="0"/>
              <w:sz w:val="24"/>
              <w:szCs w:val="24"/>
            </w:rPr>
            <m:t>0,</m:t>
          </w:ins>
        </m:r>
        <m:sSub>
          <m:sSubPr>
            <m:ctrlPr>
              <w:ins w:id="767" w:author="Jim Xie (RD-AS)" w:date="2024-11-07T16:03:00Z">
                <w:rPr>
                  <w:rFonts w:ascii="Cambria Math" w:eastAsia="宋体" w:hAnsi="Cambria Math"/>
                  <w:i/>
                  <w:iCs/>
                  <w:kern w:val="0"/>
                  <w:sz w:val="24"/>
                  <w:szCs w:val="24"/>
                </w:rPr>
              </w:ins>
            </m:ctrlPr>
          </m:sSubPr>
          <m:e>
            <m:r>
              <w:ins w:id="768" w:author="Jim Xie (RD-AS)" w:date="2024-11-07T16:03:00Z">
                <w:rPr>
                  <w:rFonts w:ascii="Cambria Math" w:eastAsia="宋体" w:hAnsi="Cambria Math"/>
                  <w:kern w:val="0"/>
                  <w:sz w:val="24"/>
                  <w:szCs w:val="24"/>
                </w:rPr>
                <m:t>d</m:t>
              </w:ins>
            </m:r>
          </m:e>
          <m:sub>
            <m:r>
              <w:ins w:id="769" w:author="Jim Xie (RD-AS)" w:date="2024-11-07T16:03:00Z">
                <w:rPr>
                  <w:rFonts w:ascii="Cambria Math" w:eastAsia="宋体" w:hAnsi="Cambria Math"/>
                  <w:kern w:val="0"/>
                  <w:sz w:val="24"/>
                  <w:szCs w:val="24"/>
                </w:rPr>
                <m:t>model</m:t>
              </w:ins>
            </m:r>
          </m:sub>
        </m:sSub>
        <m:r>
          <w:ins w:id="770" w:author="Jim Xie (RD-AS)" w:date="2024-11-07T16:03:00Z">
            <w:rPr>
              <w:rFonts w:ascii="Cambria Math" w:eastAsia="宋体" w:hAnsi="Cambria Math"/>
              <w:kern w:val="0"/>
              <w:sz w:val="24"/>
              <w:szCs w:val="24"/>
            </w:rPr>
            <m:t>-1]</m:t>
          </w:ins>
        </m:r>
      </m:oMath>
      <w:ins w:id="771" w:author="Jim Xie (RD-AS)" w:date="2024-11-07T16:03:00Z">
        <w:r w:rsidR="00C579E8">
          <w:rPr>
            <w:rFonts w:ascii="Times New Roman" w:eastAsia="宋体" w:hAnsi="Times New Roman" w:hint="eastAsia"/>
            <w:kern w:val="0"/>
            <w:sz w:val="24"/>
            <w:szCs w:val="24"/>
          </w:rPr>
          <w:t>表示</w:t>
        </w:r>
        <w:r w:rsidR="00C579E8" w:rsidRPr="00C579E8">
          <w:rPr>
            <w:rFonts w:ascii="Times New Roman" w:eastAsia="宋体" w:hAnsi="Times New Roman" w:hint="eastAsia"/>
            <w:kern w:val="0"/>
            <w:sz w:val="24"/>
            <w:szCs w:val="24"/>
          </w:rPr>
          <w:t>维度索引</w:t>
        </w:r>
      </w:ins>
      <w:ins w:id="772" w:author="Jim Xie (RD-AS)" w:date="2024-11-07T16:04:00Z">
        <w:r w:rsidR="00C579E8">
          <w:rPr>
            <w:rFonts w:ascii="Times New Roman" w:eastAsia="宋体" w:hAnsi="Times New Roman" w:hint="eastAsia"/>
            <w:kern w:val="0"/>
            <w:sz w:val="24"/>
            <w:szCs w:val="24"/>
          </w:rPr>
          <w:t>。</w:t>
        </w:r>
      </w:ins>
    </w:p>
    <w:p w14:paraId="62C9547F" w14:textId="0487B270" w:rsidR="00F85A58" w:rsidRPr="005562E0" w:rsidRDefault="00000000">
      <w:pPr>
        <w:spacing w:line="360" w:lineRule="auto"/>
        <w:rPr>
          <w:ins w:id="773" w:author="Jim Xie (RD-AS)" w:date="2024-11-07T09:46:00Z"/>
          <w:rFonts w:ascii="Times New Roman" w:eastAsia="宋体" w:hAnsi="Times New Roman"/>
          <w:kern w:val="0"/>
          <w:sz w:val="24"/>
          <w:szCs w:val="24"/>
          <w:rPrChange w:id="774" w:author="Jim Xie (RD-AS)" w:date="2024-11-07T15:56:00Z">
            <w:rPr>
              <w:ins w:id="775" w:author="Jim Xie (RD-AS)" w:date="2024-11-07T09:46:00Z"/>
              <w:rFonts w:ascii="Times New Roman" w:eastAsia="宋体" w:hAnsi="Times New Roman"/>
              <w:sz w:val="24"/>
              <w:szCs w:val="24"/>
            </w:rPr>
          </w:rPrChange>
        </w:rPr>
        <w:pPrChange w:id="776" w:author="Jim Xie (RD-AS)" w:date="2024-11-07T15:56:00Z">
          <w:pPr>
            <w:spacing w:line="360" w:lineRule="auto"/>
            <w:ind w:left="420"/>
          </w:pPr>
        </w:pPrChange>
      </w:pPr>
      <m:oMathPara>
        <m:oMath>
          <m:sSub>
            <m:sSubPr>
              <m:ctrlPr>
                <w:ins w:id="777" w:author="Jim Xie (RD-AS)" w:date="2024-11-07T15:57:00Z">
                  <w:rPr>
                    <w:rFonts w:ascii="Cambria Math" w:eastAsia="宋体" w:hAnsi="Cambria Math"/>
                    <w:i/>
                    <w:iCs/>
                    <w:kern w:val="0"/>
                    <w:sz w:val="24"/>
                    <w:szCs w:val="24"/>
                  </w:rPr>
                </w:ins>
              </m:ctrlPr>
            </m:sSubPr>
            <m:e>
              <m:r>
                <w:ins w:id="778" w:author="Jim Xie (RD-AS)" w:date="2024-11-07T15:57:00Z">
                  <w:rPr>
                    <w:rFonts w:ascii="Cambria Math" w:eastAsia="宋体" w:hAnsi="Cambria Math"/>
                    <w:kern w:val="0"/>
                    <w:sz w:val="24"/>
                    <w:szCs w:val="24"/>
                  </w:rPr>
                  <m:t>PE</m:t>
                </w:ins>
              </m:r>
            </m:e>
            <m:sub>
              <m:r>
                <w:ins w:id="779" w:author="Jim Xie (RD-AS)" w:date="2024-11-07T15:57:00Z">
                  <w:rPr>
                    <w:rFonts w:ascii="Cambria Math" w:eastAsia="宋体" w:hAnsi="Cambria Math"/>
                    <w:kern w:val="0"/>
                    <w:sz w:val="24"/>
                    <w:szCs w:val="24"/>
                  </w:rPr>
                  <m:t>pos</m:t>
                </w:ins>
              </m:r>
            </m:sub>
          </m:sSub>
          <m:d>
            <m:dPr>
              <m:begChr m:val="{"/>
              <m:endChr m:val=""/>
              <m:ctrlPr>
                <w:ins w:id="780" w:author="Jim Xie (RD-AS)" w:date="2024-11-07T15:57:00Z">
                  <w:rPr>
                    <w:rFonts w:ascii="Cambria Math" w:eastAsia="宋体" w:hAnsi="Cambria Math"/>
                    <w:i/>
                    <w:iCs/>
                    <w:kern w:val="0"/>
                    <w:sz w:val="24"/>
                    <w:szCs w:val="24"/>
                  </w:rPr>
                </w:ins>
              </m:ctrlPr>
            </m:dPr>
            <m:e>
              <m:eqArr>
                <m:eqArrPr>
                  <m:ctrlPr>
                    <w:ins w:id="781" w:author="Jim Xie (RD-AS)" w:date="2024-11-07T15:57:00Z">
                      <w:rPr>
                        <w:rFonts w:ascii="Cambria Math" w:eastAsia="宋体" w:hAnsi="Cambria Math"/>
                        <w:i/>
                        <w:iCs/>
                        <w:kern w:val="0"/>
                        <w:sz w:val="24"/>
                        <w:szCs w:val="24"/>
                      </w:rPr>
                    </w:ins>
                  </m:ctrlPr>
                </m:eqArrPr>
                <m:e>
                  <m:sSub>
                    <m:sSubPr>
                      <m:ctrlPr>
                        <w:ins w:id="782" w:author="Jim Xie (RD-AS)" w:date="2024-11-07T15:57:00Z">
                          <w:rPr>
                            <w:rFonts w:ascii="Cambria Math" w:eastAsia="宋体" w:hAnsi="Cambria Math"/>
                            <w:i/>
                            <w:iCs/>
                            <w:kern w:val="0"/>
                            <w:sz w:val="24"/>
                            <w:szCs w:val="24"/>
                          </w:rPr>
                        </w:ins>
                      </m:ctrlPr>
                    </m:sSubPr>
                    <m:e>
                      <m:r>
                        <w:ins w:id="783" w:author="Jim Xie (RD-AS)" w:date="2024-11-07T15:57:00Z">
                          <w:rPr>
                            <w:rFonts w:ascii="Cambria Math" w:eastAsia="宋体" w:hAnsi="Cambria Math"/>
                            <w:kern w:val="0"/>
                            <w:sz w:val="24"/>
                            <w:szCs w:val="24"/>
                          </w:rPr>
                          <m:t>PE</m:t>
                        </w:ins>
                      </m:r>
                    </m:e>
                    <m:sub>
                      <m:r>
                        <w:ins w:id="784" w:author="Jim Xie (RD-AS)" w:date="2024-11-07T15:57:00Z">
                          <w:rPr>
                            <w:rFonts w:ascii="Cambria Math" w:eastAsia="宋体" w:hAnsi="Cambria Math"/>
                            <w:kern w:val="0"/>
                            <w:sz w:val="24"/>
                            <w:szCs w:val="24"/>
                          </w:rPr>
                          <m:t>(pos,2i)</m:t>
                        </w:ins>
                      </m:r>
                    </m:sub>
                  </m:sSub>
                  <m:r>
                    <w:ins w:id="785" w:author="Jim Xie (RD-AS)" w:date="2024-11-07T15:57:00Z">
                      <w:rPr>
                        <w:rFonts w:ascii="Cambria Math" w:eastAsia="宋体" w:hAnsi="Cambria Math"/>
                        <w:kern w:val="0"/>
                        <w:sz w:val="24"/>
                        <w:szCs w:val="24"/>
                      </w:rPr>
                      <m:t>=</m:t>
                    </w:ins>
                  </m:r>
                  <m:r>
                    <w:ins w:id="786" w:author="Jim Xie (RD-AS)" w:date="2024-11-07T15:57:00Z">
                      <m:rPr>
                        <m:sty m:val="p"/>
                      </m:rPr>
                      <w:rPr>
                        <w:rFonts w:ascii="Cambria Math" w:eastAsia="宋体" w:hAnsi="Cambria Math"/>
                        <w:kern w:val="0"/>
                        <w:sz w:val="24"/>
                        <w:szCs w:val="24"/>
                      </w:rPr>
                      <m:t>sin</m:t>
                    </w:ins>
                  </m:r>
                  <m:r>
                    <w:ins w:id="787" w:author="Jim Xie (RD-AS)" w:date="2024-11-07T15:57:00Z">
                      <w:rPr>
                        <w:rFonts w:ascii="Cambria Math" w:eastAsia="宋体" w:hAnsi="Cambria Math"/>
                        <w:kern w:val="0"/>
                        <w:sz w:val="24"/>
                        <w:szCs w:val="24"/>
                      </w:rPr>
                      <m:t>⁡(</m:t>
                    </w:ins>
                  </m:r>
                  <m:f>
                    <m:fPr>
                      <m:ctrlPr>
                        <w:ins w:id="788" w:author="Jim Xie (RD-AS)" w:date="2024-11-07T15:57:00Z">
                          <w:rPr>
                            <w:rFonts w:ascii="Cambria Math" w:eastAsia="宋体" w:hAnsi="Cambria Math"/>
                            <w:i/>
                            <w:iCs/>
                            <w:kern w:val="0"/>
                            <w:sz w:val="24"/>
                            <w:szCs w:val="24"/>
                          </w:rPr>
                        </w:ins>
                      </m:ctrlPr>
                    </m:fPr>
                    <m:num>
                      <m:r>
                        <w:ins w:id="789" w:author="Jim Xie (RD-AS)" w:date="2024-11-07T15:57:00Z">
                          <w:rPr>
                            <w:rFonts w:ascii="Cambria Math" w:eastAsia="宋体" w:hAnsi="Cambria Math"/>
                            <w:kern w:val="0"/>
                            <w:sz w:val="24"/>
                            <w:szCs w:val="24"/>
                          </w:rPr>
                          <m:t>pos</m:t>
                        </w:ins>
                      </m:r>
                    </m:num>
                    <m:den>
                      <m:sSup>
                        <m:sSupPr>
                          <m:ctrlPr>
                            <w:ins w:id="790" w:author="Jim Xie (RD-AS)" w:date="2024-11-07T15:57:00Z">
                              <w:rPr>
                                <w:rFonts w:ascii="Cambria Math" w:eastAsia="宋体" w:hAnsi="Cambria Math"/>
                                <w:i/>
                                <w:iCs/>
                                <w:kern w:val="0"/>
                                <w:sz w:val="24"/>
                                <w:szCs w:val="24"/>
                              </w:rPr>
                            </w:ins>
                          </m:ctrlPr>
                        </m:sSupPr>
                        <m:e>
                          <m:r>
                            <w:ins w:id="791" w:author="Jim Xie (RD-AS)" w:date="2024-11-07T15:57:00Z">
                              <m:rPr>
                                <m:nor/>
                              </m:rPr>
                              <w:rPr>
                                <w:rFonts w:ascii="Times New Roman" w:eastAsia="宋体" w:hAnsi="Times New Roman"/>
                                <w:kern w:val="0"/>
                                <w:sz w:val="24"/>
                                <w:szCs w:val="24"/>
                              </w:rPr>
                              <m:t>10000</m:t>
                            </w:ins>
                          </m:r>
                        </m:e>
                        <m:sup>
                          <m:f>
                            <m:fPr>
                              <m:ctrlPr>
                                <w:ins w:id="792" w:author="Jim Xie (RD-AS)" w:date="2024-11-07T15:57:00Z">
                                  <w:rPr>
                                    <w:rFonts w:ascii="Cambria Math" w:eastAsia="宋体" w:hAnsi="Cambria Math"/>
                                    <w:i/>
                                    <w:iCs/>
                                    <w:kern w:val="0"/>
                                    <w:sz w:val="24"/>
                                    <w:szCs w:val="24"/>
                                  </w:rPr>
                                </w:ins>
                              </m:ctrlPr>
                            </m:fPr>
                            <m:num>
                              <m:r>
                                <w:ins w:id="793" w:author="Jim Xie (RD-AS)" w:date="2024-11-07T15:57:00Z">
                                  <w:rPr>
                                    <w:rFonts w:ascii="Cambria Math" w:eastAsia="宋体" w:hAnsi="Cambria Math"/>
                                    <w:kern w:val="0"/>
                                    <w:sz w:val="24"/>
                                    <w:szCs w:val="24"/>
                                  </w:rPr>
                                  <m:t>2i</m:t>
                                </w:ins>
                              </m:r>
                            </m:num>
                            <m:den>
                              <m:sSub>
                                <m:sSubPr>
                                  <m:ctrlPr>
                                    <w:ins w:id="794" w:author="Jim Xie (RD-AS)" w:date="2024-11-07T15:57:00Z">
                                      <w:rPr>
                                        <w:rFonts w:ascii="Cambria Math" w:eastAsia="宋体" w:hAnsi="Cambria Math"/>
                                        <w:i/>
                                        <w:iCs/>
                                        <w:kern w:val="0"/>
                                        <w:sz w:val="24"/>
                                        <w:szCs w:val="24"/>
                                      </w:rPr>
                                    </w:ins>
                                  </m:ctrlPr>
                                </m:sSubPr>
                                <m:e>
                                  <m:r>
                                    <w:ins w:id="795" w:author="Jim Xie (RD-AS)" w:date="2024-11-07T15:57:00Z">
                                      <w:rPr>
                                        <w:rFonts w:ascii="Cambria Math" w:eastAsia="宋体" w:hAnsi="Cambria Math"/>
                                        <w:kern w:val="0"/>
                                        <w:sz w:val="24"/>
                                        <w:szCs w:val="24"/>
                                      </w:rPr>
                                      <m:t>d</m:t>
                                    </w:ins>
                                  </m:r>
                                </m:e>
                                <m:sub>
                                  <m:r>
                                    <w:ins w:id="796" w:author="Jim Xie (RD-AS)" w:date="2024-11-07T15:57:00Z">
                                      <w:rPr>
                                        <w:rFonts w:ascii="Cambria Math" w:eastAsia="宋体" w:hAnsi="Cambria Math"/>
                                        <w:kern w:val="0"/>
                                        <w:sz w:val="24"/>
                                        <w:szCs w:val="24"/>
                                      </w:rPr>
                                      <m:t>model</m:t>
                                    </w:ins>
                                  </m:r>
                                </m:sub>
                              </m:sSub>
                            </m:den>
                          </m:f>
                        </m:sup>
                      </m:sSup>
                    </m:den>
                  </m:f>
                  <m:r>
                    <w:ins w:id="797" w:author="Jim Xie (RD-AS)" w:date="2024-11-07T15:57:00Z">
                      <w:rPr>
                        <w:rFonts w:ascii="Cambria Math" w:eastAsia="宋体" w:hAnsi="Cambria Math"/>
                        <w:kern w:val="0"/>
                        <w:sz w:val="24"/>
                        <w:szCs w:val="24"/>
                      </w:rPr>
                      <m:t>)</m:t>
                    </w:ins>
                  </m:r>
                </m:e>
                <m:e>
                  <m:sSub>
                    <m:sSubPr>
                      <m:ctrlPr>
                        <w:ins w:id="798" w:author="Jim Xie (RD-AS)" w:date="2024-11-07T15:57:00Z">
                          <w:rPr>
                            <w:rFonts w:ascii="Cambria Math" w:eastAsia="宋体" w:hAnsi="Cambria Math"/>
                            <w:i/>
                            <w:iCs/>
                            <w:kern w:val="0"/>
                            <w:sz w:val="24"/>
                            <w:szCs w:val="24"/>
                          </w:rPr>
                        </w:ins>
                      </m:ctrlPr>
                    </m:sSubPr>
                    <m:e>
                      <m:r>
                        <w:ins w:id="799" w:author="Jim Xie (RD-AS)" w:date="2024-11-07T15:57:00Z">
                          <w:rPr>
                            <w:rFonts w:ascii="Cambria Math" w:eastAsia="宋体" w:hAnsi="Cambria Math"/>
                            <w:kern w:val="0"/>
                            <w:sz w:val="24"/>
                            <w:szCs w:val="24"/>
                          </w:rPr>
                          <m:t>PE</m:t>
                        </w:ins>
                      </m:r>
                    </m:e>
                    <m:sub>
                      <m:r>
                        <w:ins w:id="800" w:author="Jim Xie (RD-AS)" w:date="2024-11-07T15:57:00Z">
                          <w:rPr>
                            <w:rFonts w:ascii="Cambria Math" w:eastAsia="宋体" w:hAnsi="Cambria Math"/>
                            <w:kern w:val="0"/>
                            <w:sz w:val="24"/>
                            <w:szCs w:val="24"/>
                          </w:rPr>
                          <m:t>(pos,2i+1)</m:t>
                        </w:ins>
                      </m:r>
                    </m:sub>
                  </m:sSub>
                  <m:r>
                    <w:ins w:id="801" w:author="Jim Xie (RD-AS)" w:date="2024-11-07T15:57:00Z">
                      <w:rPr>
                        <w:rFonts w:ascii="Cambria Math" w:eastAsia="宋体" w:hAnsi="Cambria Math"/>
                        <w:kern w:val="0"/>
                        <w:sz w:val="24"/>
                        <w:szCs w:val="24"/>
                      </w:rPr>
                      <m:t>=cos⁡(</m:t>
                    </w:ins>
                  </m:r>
                  <m:f>
                    <m:fPr>
                      <m:ctrlPr>
                        <w:ins w:id="802" w:author="Jim Xie (RD-AS)" w:date="2024-11-07T15:57:00Z">
                          <w:rPr>
                            <w:rFonts w:ascii="Cambria Math" w:eastAsia="宋体" w:hAnsi="Cambria Math"/>
                            <w:i/>
                            <w:iCs/>
                            <w:kern w:val="0"/>
                            <w:sz w:val="24"/>
                            <w:szCs w:val="24"/>
                          </w:rPr>
                        </w:ins>
                      </m:ctrlPr>
                    </m:fPr>
                    <m:num>
                      <m:r>
                        <w:ins w:id="803" w:author="Jim Xie (RD-AS)" w:date="2024-11-07T15:57:00Z">
                          <w:rPr>
                            <w:rFonts w:ascii="Cambria Math" w:eastAsia="宋体" w:hAnsi="Cambria Math"/>
                            <w:kern w:val="0"/>
                            <w:sz w:val="24"/>
                            <w:szCs w:val="24"/>
                          </w:rPr>
                          <m:t>pos</m:t>
                        </w:ins>
                      </m:r>
                    </m:num>
                    <m:den>
                      <m:sSup>
                        <m:sSupPr>
                          <m:ctrlPr>
                            <w:ins w:id="804" w:author="Jim Xie (RD-AS)" w:date="2024-11-07T15:57:00Z">
                              <w:rPr>
                                <w:rFonts w:ascii="Cambria Math" w:eastAsia="宋体" w:hAnsi="Cambria Math"/>
                                <w:i/>
                                <w:iCs/>
                                <w:kern w:val="0"/>
                                <w:sz w:val="24"/>
                                <w:szCs w:val="24"/>
                              </w:rPr>
                            </w:ins>
                          </m:ctrlPr>
                        </m:sSupPr>
                        <m:e>
                          <m:r>
                            <w:ins w:id="805" w:author="Jim Xie (RD-AS)" w:date="2024-11-07T15:57:00Z">
                              <m:rPr>
                                <m:nor/>
                              </m:rPr>
                              <w:rPr>
                                <w:rFonts w:ascii="Times New Roman" w:eastAsia="宋体" w:hAnsi="Times New Roman"/>
                                <w:kern w:val="0"/>
                                <w:sz w:val="24"/>
                                <w:szCs w:val="24"/>
                              </w:rPr>
                              <m:t>10000</m:t>
                            </w:ins>
                          </m:r>
                        </m:e>
                        <m:sup>
                          <m:f>
                            <m:fPr>
                              <m:ctrlPr>
                                <w:ins w:id="806" w:author="Jim Xie (RD-AS)" w:date="2024-11-07T15:57:00Z">
                                  <w:rPr>
                                    <w:rFonts w:ascii="Cambria Math" w:eastAsia="宋体" w:hAnsi="Cambria Math"/>
                                    <w:i/>
                                    <w:iCs/>
                                    <w:kern w:val="0"/>
                                    <w:sz w:val="24"/>
                                    <w:szCs w:val="24"/>
                                  </w:rPr>
                                </w:ins>
                              </m:ctrlPr>
                            </m:fPr>
                            <m:num>
                              <m:r>
                                <w:ins w:id="807" w:author="Jim Xie (RD-AS)" w:date="2024-11-07T15:57:00Z">
                                  <w:rPr>
                                    <w:rFonts w:ascii="Cambria Math" w:eastAsia="宋体" w:hAnsi="Cambria Math"/>
                                    <w:kern w:val="0"/>
                                    <w:sz w:val="24"/>
                                    <w:szCs w:val="24"/>
                                  </w:rPr>
                                  <m:t>2i</m:t>
                                </w:ins>
                              </m:r>
                            </m:num>
                            <m:den>
                              <m:sSub>
                                <m:sSubPr>
                                  <m:ctrlPr>
                                    <w:ins w:id="808" w:author="Jim Xie (RD-AS)" w:date="2024-11-07T15:57:00Z">
                                      <w:rPr>
                                        <w:rFonts w:ascii="Cambria Math" w:eastAsia="宋体" w:hAnsi="Cambria Math"/>
                                        <w:i/>
                                        <w:iCs/>
                                        <w:kern w:val="0"/>
                                        <w:sz w:val="24"/>
                                        <w:szCs w:val="24"/>
                                      </w:rPr>
                                    </w:ins>
                                  </m:ctrlPr>
                                </m:sSubPr>
                                <m:e>
                                  <m:r>
                                    <w:ins w:id="809" w:author="Jim Xie (RD-AS)" w:date="2024-11-07T15:57:00Z">
                                      <w:rPr>
                                        <w:rFonts w:ascii="Cambria Math" w:eastAsia="宋体" w:hAnsi="Cambria Math"/>
                                        <w:kern w:val="0"/>
                                        <w:sz w:val="24"/>
                                        <w:szCs w:val="24"/>
                                      </w:rPr>
                                      <m:t>d</m:t>
                                    </w:ins>
                                  </m:r>
                                </m:e>
                                <m:sub>
                                  <m:r>
                                    <w:ins w:id="810" w:author="Jim Xie (RD-AS)" w:date="2024-11-07T15:57:00Z">
                                      <w:rPr>
                                        <w:rFonts w:ascii="Cambria Math" w:eastAsia="宋体" w:hAnsi="Cambria Math"/>
                                        <w:kern w:val="0"/>
                                        <w:sz w:val="24"/>
                                        <w:szCs w:val="24"/>
                                      </w:rPr>
                                      <m:t>model</m:t>
                                    </w:ins>
                                  </m:r>
                                </m:sub>
                              </m:sSub>
                            </m:den>
                          </m:f>
                        </m:sup>
                      </m:sSup>
                    </m:den>
                  </m:f>
                  <m:r>
                    <w:ins w:id="811" w:author="Jim Xie (RD-AS)" w:date="2024-11-07T15:57:00Z">
                      <w:rPr>
                        <w:rFonts w:ascii="Cambria Math" w:eastAsia="宋体" w:hAnsi="Cambria Math"/>
                        <w:kern w:val="0"/>
                        <w:sz w:val="24"/>
                        <w:szCs w:val="24"/>
                      </w:rPr>
                      <m:t>)</m:t>
                    </w:ins>
                  </m:r>
                </m:e>
              </m:eqArr>
            </m:e>
          </m:d>
        </m:oMath>
      </m:oMathPara>
    </w:p>
    <w:p w14:paraId="0DE8127C" w14:textId="77777777" w:rsidR="001C65B2" w:rsidRPr="001C65B2" w:rsidDel="001C65B2" w:rsidRDefault="001C65B2">
      <w:pPr>
        <w:numPr>
          <w:ilvl w:val="1"/>
          <w:numId w:val="2"/>
        </w:numPr>
        <w:spacing w:line="360" w:lineRule="auto"/>
        <w:rPr>
          <w:del w:id="812" w:author="Jim Xie (RD-AS)" w:date="2024-11-06T20:10:00Z"/>
          <w:rFonts w:ascii="Times New Roman" w:eastAsia="宋体" w:hAnsi="Times New Roman"/>
          <w:sz w:val="24"/>
          <w:szCs w:val="24"/>
        </w:rPr>
        <w:pPrChange w:id="813" w:author="Jim Xie (RD-AS)" w:date="2024-11-06T20:09:00Z">
          <w:pPr>
            <w:spacing w:line="360" w:lineRule="auto"/>
          </w:pPr>
        </w:pPrChange>
      </w:pPr>
    </w:p>
    <w:p w14:paraId="1B19D6A5" w14:textId="77777777" w:rsidR="00051EA4" w:rsidRDefault="00E40AA3" w:rsidP="001C65B2">
      <w:pPr>
        <w:numPr>
          <w:ilvl w:val="1"/>
          <w:numId w:val="2"/>
        </w:numPr>
        <w:spacing w:line="360" w:lineRule="auto"/>
        <w:rPr>
          <w:ins w:id="814" w:author="Jim Xie (RD-AS)" w:date="2024-11-07T16:10:00Z"/>
          <w:rFonts w:ascii="Times New Roman" w:eastAsia="宋体" w:hAnsi="Times New Roman"/>
          <w:sz w:val="24"/>
          <w:szCs w:val="24"/>
        </w:rPr>
      </w:pPr>
      <w:r w:rsidRPr="001C65B2">
        <w:rPr>
          <w:rFonts w:ascii="Times New Roman" w:eastAsia="宋体" w:hAnsi="Times New Roman"/>
          <w:sz w:val="24"/>
          <w:szCs w:val="24"/>
          <w:rPrChange w:id="815" w:author="Jim Xie (RD-AS)" w:date="2024-11-06T20:10:00Z">
            <w:rPr/>
          </w:rPrChange>
        </w:rPr>
        <w:t>数据预处理</w:t>
      </w:r>
    </w:p>
    <w:p w14:paraId="015EC01C" w14:textId="0980F440" w:rsidR="00F461F0" w:rsidRPr="00554A3D" w:rsidRDefault="00115F5F">
      <w:pPr>
        <w:spacing w:line="360" w:lineRule="auto"/>
        <w:ind w:firstLineChars="200" w:firstLine="480"/>
        <w:rPr>
          <w:ins w:id="816" w:author="Jim Xie (RD-AS)" w:date="2024-11-07T16:56:00Z"/>
          <w:rFonts w:ascii="Times New Roman" w:eastAsia="宋体" w:hAnsi="Times New Roman"/>
          <w:kern w:val="0"/>
          <w:sz w:val="24"/>
          <w:szCs w:val="24"/>
          <w:rPrChange w:id="817" w:author="Jim Xie (RD-AS)" w:date="2024-11-08T09:38:00Z">
            <w:rPr>
              <w:ins w:id="818" w:author="Jim Xie (RD-AS)" w:date="2024-11-07T16:56:00Z"/>
              <w:rFonts w:ascii="Times New Roman" w:eastAsia="宋体" w:hAnsi="Times New Roman"/>
              <w:sz w:val="24"/>
              <w:szCs w:val="24"/>
            </w:rPr>
          </w:rPrChange>
        </w:rPr>
        <w:pPrChange w:id="819" w:author="Jim Xie (RD-AS)" w:date="2024-11-08T09:38:00Z">
          <w:pPr>
            <w:spacing w:line="360" w:lineRule="auto"/>
            <w:ind w:left="420"/>
          </w:pPr>
        </w:pPrChange>
      </w:pPr>
      <w:ins w:id="820" w:author="Jim Xie (RD-AS)" w:date="2024-11-07T16:43:00Z">
        <w:r w:rsidRPr="00554A3D">
          <w:rPr>
            <w:rFonts w:ascii="Times New Roman" w:eastAsia="宋体" w:hAnsi="Times New Roman" w:hint="eastAsia"/>
            <w:kern w:val="0"/>
            <w:sz w:val="24"/>
            <w:szCs w:val="24"/>
            <w:rPrChange w:id="821" w:author="Jim Xie (RD-AS)" w:date="2024-11-08T09:38:00Z">
              <w:rPr>
                <w:rFonts w:ascii="Times New Roman" w:eastAsia="宋体" w:hAnsi="Times New Roman" w:hint="eastAsia"/>
                <w:sz w:val="24"/>
                <w:szCs w:val="24"/>
              </w:rPr>
            </w:rPrChange>
          </w:rPr>
          <w:t>使用</w:t>
        </w:r>
        <w:r w:rsidRPr="00554A3D">
          <w:rPr>
            <w:rFonts w:ascii="Times New Roman" w:eastAsia="宋体" w:hAnsi="Times New Roman"/>
            <w:kern w:val="0"/>
            <w:sz w:val="24"/>
            <w:szCs w:val="24"/>
            <w:rPrChange w:id="822" w:author="Jim Xie (RD-AS)" w:date="2024-11-08T09:38:00Z">
              <w:rPr>
                <w:rFonts w:ascii="Times New Roman" w:eastAsia="宋体" w:hAnsi="Times New Roman"/>
                <w:sz w:val="24"/>
                <w:szCs w:val="24"/>
              </w:rPr>
            </w:rPrChange>
          </w:rPr>
          <w:t>Z-Score</w:t>
        </w:r>
      </w:ins>
      <w:ins w:id="823" w:author="Jim Xie (RD-AS)" w:date="2024-11-07T16:42:00Z">
        <w:r w:rsidRPr="00554A3D">
          <w:rPr>
            <w:rFonts w:ascii="Times New Roman" w:eastAsia="宋体" w:hAnsi="Times New Roman" w:hint="eastAsia"/>
            <w:kern w:val="0"/>
            <w:sz w:val="24"/>
            <w:szCs w:val="24"/>
            <w:rPrChange w:id="824" w:author="Jim Xie (RD-AS)" w:date="2024-11-08T09:38:00Z">
              <w:rPr>
                <w:rFonts w:ascii="Times New Roman" w:eastAsia="宋体" w:hAnsi="Times New Roman" w:hint="eastAsia"/>
                <w:sz w:val="24"/>
                <w:szCs w:val="24"/>
              </w:rPr>
            </w:rPrChange>
          </w:rPr>
          <w:t>对特征值</w:t>
        </w:r>
      </w:ins>
      <w:ins w:id="825" w:author="Jim Xie (RD-AS)" w:date="2024-11-07T16:43:00Z">
        <w:r w:rsidRPr="00554A3D">
          <w:rPr>
            <w:rFonts w:ascii="Times New Roman" w:eastAsia="宋体" w:hAnsi="Times New Roman" w:hint="eastAsia"/>
            <w:kern w:val="0"/>
            <w:sz w:val="24"/>
            <w:szCs w:val="24"/>
            <w:rPrChange w:id="826" w:author="Jim Xie (RD-AS)" w:date="2024-11-08T09:38:00Z">
              <w:rPr>
                <w:rFonts w:ascii="Times New Roman" w:eastAsia="宋体" w:hAnsi="Times New Roman" w:hint="eastAsia"/>
                <w:sz w:val="24"/>
                <w:szCs w:val="24"/>
              </w:rPr>
            </w:rPrChange>
          </w:rPr>
          <w:t>进行标准化处理，</w:t>
        </w:r>
      </w:ins>
      <w:ins w:id="827" w:author="Jim Xie (RD-AS)" w:date="2024-11-07T16:44:00Z">
        <w:r w:rsidR="00BD6A86" w:rsidRPr="00554A3D">
          <w:rPr>
            <w:rFonts w:ascii="Times New Roman" w:eastAsia="宋体" w:hAnsi="Times New Roman" w:hint="eastAsia"/>
            <w:kern w:val="0"/>
            <w:sz w:val="24"/>
            <w:szCs w:val="24"/>
            <w:rPrChange w:id="828" w:author="Jim Xie (RD-AS)" w:date="2024-11-08T09:38:00Z">
              <w:rPr>
                <w:rFonts w:ascii="Times New Roman" w:eastAsia="宋体" w:hAnsi="Times New Roman" w:hint="eastAsia"/>
                <w:sz w:val="24"/>
                <w:szCs w:val="24"/>
              </w:rPr>
            </w:rPrChange>
          </w:rPr>
          <w:t>计算方法如公式</w:t>
        </w:r>
      </w:ins>
      <w:ins w:id="829" w:author="Jim Xie (RD-AS)" w:date="2024-11-07T16:45:00Z">
        <w:r w:rsidR="00BD6A86" w:rsidRPr="00554A3D">
          <w:rPr>
            <w:rFonts w:ascii="Times New Roman" w:eastAsia="宋体" w:hAnsi="Times New Roman" w:hint="eastAsia"/>
            <w:kern w:val="0"/>
            <w:sz w:val="24"/>
            <w:szCs w:val="24"/>
            <w:rPrChange w:id="830" w:author="Jim Xie (RD-AS)" w:date="2024-11-08T09:38:00Z">
              <w:rPr>
                <w:rFonts w:ascii="Times New Roman" w:eastAsia="宋体" w:hAnsi="Times New Roman" w:hint="eastAsia"/>
                <w:sz w:val="24"/>
                <w:szCs w:val="24"/>
              </w:rPr>
            </w:rPrChange>
          </w:rPr>
          <w:t>所示。</w:t>
        </w:r>
      </w:ins>
      <w:ins w:id="831" w:author="Jim Xie (RD-AS)" w:date="2024-11-08T09:34:00Z">
        <w:r w:rsidR="00554A3D" w:rsidRPr="00554A3D">
          <w:rPr>
            <w:rFonts w:ascii="Times New Roman" w:eastAsia="宋体" w:hAnsi="Times New Roman" w:hint="eastAsia"/>
            <w:kern w:val="0"/>
            <w:sz w:val="24"/>
            <w:szCs w:val="24"/>
            <w:rPrChange w:id="832" w:author="Jim Xie (RD-AS)" w:date="2024-11-08T09:38:00Z">
              <w:rPr>
                <w:rFonts w:ascii="Times New Roman" w:eastAsia="宋体" w:hAnsi="Times New Roman" w:hint="eastAsia"/>
                <w:sz w:val="24"/>
                <w:szCs w:val="24"/>
              </w:rPr>
            </w:rPrChange>
          </w:rPr>
          <w:t>其中</w:t>
        </w:r>
      </w:ins>
      <m:oMath>
        <m:sSub>
          <m:sSubPr>
            <m:ctrlPr>
              <w:ins w:id="833" w:author="Jim Xie (RD-AS)" w:date="2024-11-08T09:34:00Z">
                <w:rPr>
                  <w:rFonts w:ascii="Cambria Math" w:eastAsia="宋体" w:hAnsi="Cambria Math"/>
                  <w:kern w:val="0"/>
                  <w:sz w:val="24"/>
                  <w:szCs w:val="24"/>
                </w:rPr>
              </w:ins>
            </m:ctrlPr>
          </m:sSubPr>
          <m:e>
            <m:r>
              <w:ins w:id="834" w:author="Jim Xie (RD-AS)" w:date="2024-11-08T09:34:00Z">
                <w:rPr>
                  <w:rFonts w:ascii="Cambria Math" w:eastAsia="宋体" w:hAnsi="Cambria Math"/>
                  <w:kern w:val="0"/>
                  <w:sz w:val="24"/>
                  <w:szCs w:val="24"/>
                  <w:rPrChange w:id="835" w:author="Jim Xie (RD-AS)" w:date="2024-11-08T09:38:00Z">
                    <w:rPr>
                      <w:rFonts w:ascii="Cambria Math" w:eastAsia="宋体" w:hAnsi="Cambria Math"/>
                      <w:sz w:val="24"/>
                      <w:szCs w:val="24"/>
                    </w:rPr>
                  </w:rPrChange>
                </w:rPr>
                <m:t>x</m:t>
              </w:ins>
            </m:r>
          </m:e>
          <m:sub>
            <m:r>
              <w:ins w:id="836" w:author="Jim Xie (RD-AS)" w:date="2024-11-08T09:34:00Z">
                <w:rPr>
                  <w:rFonts w:ascii="Cambria Math" w:eastAsia="宋体" w:hAnsi="Cambria Math"/>
                  <w:kern w:val="0"/>
                  <w:sz w:val="24"/>
                  <w:szCs w:val="24"/>
                  <w:rPrChange w:id="837" w:author="Jim Xie (RD-AS)" w:date="2024-11-08T09:38:00Z">
                    <w:rPr>
                      <w:rFonts w:ascii="Cambria Math" w:eastAsia="宋体" w:hAnsi="Cambria Math"/>
                      <w:sz w:val="24"/>
                      <w:szCs w:val="24"/>
                    </w:rPr>
                  </w:rPrChange>
                </w:rPr>
                <m:t>i</m:t>
              </w:ins>
            </m:r>
            <m:r>
              <w:ins w:id="838" w:author="Jim Xie (RD-AS)" w:date="2024-11-08T09:34:00Z">
                <m:rPr>
                  <m:sty m:val="p"/>
                </m:rPr>
                <w:rPr>
                  <w:rFonts w:ascii="Cambria Math" w:eastAsia="宋体" w:hAnsi="Cambria Math"/>
                  <w:kern w:val="0"/>
                  <w:sz w:val="24"/>
                  <w:szCs w:val="24"/>
                  <w:rPrChange w:id="839" w:author="Jim Xie (RD-AS)" w:date="2024-11-08T09:38:00Z">
                    <w:rPr>
                      <w:rFonts w:ascii="Cambria Math" w:eastAsia="宋体" w:hAnsi="Cambria Math"/>
                      <w:sz w:val="24"/>
                      <w:szCs w:val="24"/>
                    </w:rPr>
                  </w:rPrChange>
                </w:rPr>
                <m:t>,</m:t>
              </w:ins>
            </m:r>
            <m:r>
              <w:ins w:id="840" w:author="Jim Xie (RD-AS)" w:date="2024-11-08T09:34:00Z">
                <w:rPr>
                  <w:rFonts w:ascii="Cambria Math" w:eastAsia="宋体" w:hAnsi="Cambria Math"/>
                  <w:kern w:val="0"/>
                  <w:sz w:val="24"/>
                  <w:szCs w:val="24"/>
                  <w:rPrChange w:id="841" w:author="Jim Xie (RD-AS)" w:date="2024-11-08T09:38:00Z">
                    <w:rPr>
                      <w:rFonts w:ascii="Cambria Math" w:eastAsia="宋体" w:hAnsi="Cambria Math"/>
                      <w:sz w:val="24"/>
                      <w:szCs w:val="24"/>
                    </w:rPr>
                  </w:rPrChange>
                </w:rPr>
                <m:t>j</m:t>
              </w:ins>
            </m:r>
          </m:sub>
        </m:sSub>
      </m:oMath>
      <w:ins w:id="842" w:author="Jim Xie (RD-AS)" w:date="2024-11-08T09:34:00Z">
        <w:r w:rsidR="00554A3D" w:rsidRPr="00554A3D">
          <w:rPr>
            <w:rFonts w:ascii="Times New Roman" w:eastAsia="宋体" w:hAnsi="Times New Roman" w:hint="eastAsia"/>
            <w:kern w:val="0"/>
            <w:sz w:val="24"/>
            <w:szCs w:val="24"/>
            <w:rPrChange w:id="843" w:author="Jim Xie (RD-AS)" w:date="2024-11-08T09:38:00Z">
              <w:rPr>
                <w:rFonts w:ascii="Times New Roman" w:eastAsia="宋体" w:hAnsi="Times New Roman" w:hint="eastAsia"/>
                <w:sz w:val="24"/>
                <w:szCs w:val="24"/>
              </w:rPr>
            </w:rPrChange>
          </w:rPr>
          <w:t>是第</w:t>
        </w:r>
      </w:ins>
      <m:oMath>
        <m:r>
          <w:ins w:id="844" w:author="Jim Xie (RD-AS)" w:date="2024-11-08T09:34:00Z">
            <w:rPr>
              <w:rFonts w:ascii="Cambria Math" w:eastAsia="宋体" w:hAnsi="Cambria Math"/>
              <w:kern w:val="0"/>
              <w:sz w:val="24"/>
              <w:szCs w:val="24"/>
              <w:rPrChange w:id="845" w:author="Jim Xie (RD-AS)" w:date="2024-11-08T09:38:00Z">
                <w:rPr>
                  <w:rFonts w:ascii="Cambria Math" w:eastAsia="宋体" w:hAnsi="Cambria Math"/>
                  <w:sz w:val="24"/>
                  <w:szCs w:val="24"/>
                </w:rPr>
              </w:rPrChange>
            </w:rPr>
            <m:t>i</m:t>
          </w:ins>
        </m:r>
      </m:oMath>
      <w:ins w:id="846" w:author="Jim Xie (RD-AS)" w:date="2024-11-08T09:34:00Z">
        <w:r w:rsidR="00554A3D" w:rsidRPr="00554A3D">
          <w:rPr>
            <w:rFonts w:ascii="Times New Roman" w:eastAsia="宋体" w:hAnsi="Times New Roman" w:hint="eastAsia"/>
            <w:kern w:val="0"/>
            <w:sz w:val="24"/>
            <w:szCs w:val="24"/>
            <w:rPrChange w:id="847" w:author="Jim Xie (RD-AS)" w:date="2024-11-08T09:38:00Z">
              <w:rPr>
                <w:rFonts w:ascii="Times New Roman" w:eastAsia="宋体" w:hAnsi="Times New Roman" w:hint="eastAsia"/>
                <w:sz w:val="24"/>
                <w:szCs w:val="24"/>
              </w:rPr>
            </w:rPrChange>
          </w:rPr>
          <w:t>个样本，第</w:t>
        </w:r>
      </w:ins>
      <m:oMath>
        <m:r>
          <w:ins w:id="848" w:author="Jim Xie (RD-AS)" w:date="2024-11-08T09:35:00Z">
            <w:rPr>
              <w:rFonts w:ascii="Cambria Math" w:eastAsia="宋体" w:hAnsi="Cambria Math"/>
              <w:kern w:val="0"/>
              <w:sz w:val="24"/>
              <w:szCs w:val="24"/>
              <w:rPrChange w:id="849" w:author="Jim Xie (RD-AS)" w:date="2024-11-08T09:38:00Z">
                <w:rPr>
                  <w:rFonts w:ascii="Cambria Math" w:eastAsia="宋体" w:hAnsi="Cambria Math"/>
                  <w:sz w:val="24"/>
                  <w:szCs w:val="24"/>
                </w:rPr>
              </w:rPrChange>
            </w:rPr>
            <m:t>j</m:t>
          </w:ins>
        </m:r>
      </m:oMath>
      <w:ins w:id="850" w:author="Jim Xie (RD-AS)" w:date="2024-11-08T09:35:00Z">
        <w:r w:rsidR="00554A3D" w:rsidRPr="00554A3D">
          <w:rPr>
            <w:rFonts w:ascii="Times New Roman" w:eastAsia="宋体" w:hAnsi="Times New Roman" w:hint="eastAsia"/>
            <w:kern w:val="0"/>
            <w:sz w:val="24"/>
            <w:szCs w:val="24"/>
            <w:rPrChange w:id="851" w:author="Jim Xie (RD-AS)" w:date="2024-11-08T09:38:00Z">
              <w:rPr>
                <w:rFonts w:ascii="Times New Roman" w:eastAsia="宋体" w:hAnsi="Times New Roman" w:hint="eastAsia"/>
                <w:sz w:val="24"/>
                <w:szCs w:val="24"/>
              </w:rPr>
            </w:rPrChange>
          </w:rPr>
          <w:t>个特征</w:t>
        </w:r>
      </w:ins>
      <w:ins w:id="852" w:author="Jim Xie (RD-AS)" w:date="2024-11-08T09:38:00Z">
        <w:r w:rsidR="00554A3D">
          <w:rPr>
            <w:rFonts w:ascii="Times New Roman" w:eastAsia="宋体" w:hAnsi="Times New Roman" w:hint="eastAsia"/>
            <w:kern w:val="0"/>
            <w:sz w:val="24"/>
            <w:szCs w:val="24"/>
          </w:rPr>
          <w:t>；</w:t>
        </w:r>
      </w:ins>
      <m:oMath>
        <m:sSub>
          <m:sSubPr>
            <m:ctrlPr>
              <w:ins w:id="853" w:author="Jim Xie (RD-AS)" w:date="2024-11-08T09:35:00Z">
                <w:rPr>
                  <w:rFonts w:ascii="Cambria Math" w:eastAsia="宋体" w:hAnsi="Cambria Math"/>
                  <w:kern w:val="0"/>
                  <w:sz w:val="24"/>
                  <w:szCs w:val="24"/>
                </w:rPr>
              </w:ins>
            </m:ctrlPr>
          </m:sSubPr>
          <m:e>
            <m:r>
              <w:ins w:id="854" w:author="Jim Xie (RD-AS)" w:date="2024-11-08T09:35:00Z">
                <w:rPr>
                  <w:rFonts w:ascii="Cambria Math" w:eastAsia="宋体" w:hAnsi="Cambria Math"/>
                  <w:kern w:val="0"/>
                  <w:sz w:val="24"/>
                  <w:szCs w:val="24"/>
                  <w:rPrChange w:id="855" w:author="Jim Xie (RD-AS)" w:date="2024-11-08T09:38:00Z">
                    <w:rPr>
                      <w:rFonts w:ascii="Cambria Math" w:eastAsia="宋体" w:hAnsi="Cambria Math"/>
                      <w:sz w:val="24"/>
                      <w:szCs w:val="24"/>
                    </w:rPr>
                  </w:rPrChange>
                </w:rPr>
                <m:t>μ</m:t>
              </w:ins>
            </m:r>
          </m:e>
          <m:sub>
            <m:r>
              <w:ins w:id="856" w:author="Jim Xie (RD-AS)" w:date="2024-11-08T09:35:00Z">
                <w:rPr>
                  <w:rFonts w:ascii="Cambria Math" w:eastAsia="宋体" w:hAnsi="Cambria Math"/>
                  <w:kern w:val="0"/>
                  <w:sz w:val="24"/>
                  <w:szCs w:val="24"/>
                  <w:rPrChange w:id="857" w:author="Jim Xie (RD-AS)" w:date="2024-11-08T09:38:00Z">
                    <w:rPr>
                      <w:rFonts w:ascii="Cambria Math" w:eastAsia="宋体" w:hAnsi="Cambria Math"/>
                      <w:sz w:val="24"/>
                      <w:szCs w:val="24"/>
                    </w:rPr>
                  </w:rPrChange>
                </w:rPr>
                <m:t>j</m:t>
              </w:ins>
            </m:r>
          </m:sub>
        </m:sSub>
      </m:oMath>
      <w:ins w:id="858" w:author="Jim Xie (RD-AS)" w:date="2024-11-08T09:35:00Z">
        <w:r w:rsidR="00554A3D" w:rsidRPr="00554A3D">
          <w:rPr>
            <w:rFonts w:ascii="Times New Roman" w:eastAsia="宋体" w:hAnsi="Times New Roman" w:hint="eastAsia"/>
            <w:kern w:val="0"/>
            <w:sz w:val="24"/>
            <w:szCs w:val="24"/>
            <w:rPrChange w:id="859" w:author="Jim Xie (RD-AS)" w:date="2024-11-08T09:38:00Z">
              <w:rPr>
                <w:rFonts w:ascii="Times New Roman" w:eastAsia="宋体" w:hAnsi="Times New Roman" w:hint="eastAsia"/>
                <w:sz w:val="24"/>
                <w:szCs w:val="24"/>
              </w:rPr>
            </w:rPrChange>
          </w:rPr>
          <w:t>是</w:t>
        </w:r>
      </w:ins>
      <w:ins w:id="860" w:author="Jim Xie (RD-AS)" w:date="2024-11-08T09:36:00Z">
        <w:r w:rsidR="00554A3D" w:rsidRPr="00554A3D">
          <w:rPr>
            <w:rFonts w:ascii="Times New Roman" w:eastAsia="宋体" w:hAnsi="Times New Roman" w:hint="eastAsia"/>
            <w:kern w:val="0"/>
            <w:sz w:val="24"/>
            <w:szCs w:val="24"/>
            <w:rPrChange w:id="861" w:author="Jim Xie (RD-AS)" w:date="2024-11-08T09:38:00Z">
              <w:rPr>
                <w:rFonts w:ascii="Times New Roman" w:eastAsia="宋体" w:hAnsi="Times New Roman" w:hint="eastAsia"/>
                <w:sz w:val="24"/>
                <w:szCs w:val="24"/>
              </w:rPr>
            </w:rPrChange>
          </w:rPr>
          <w:t>第</w:t>
        </w:r>
      </w:ins>
      <m:oMath>
        <m:r>
          <w:ins w:id="862" w:author="Jim Xie (RD-AS)" w:date="2024-11-08T09:36:00Z">
            <w:rPr>
              <w:rFonts w:ascii="Cambria Math" w:eastAsia="宋体" w:hAnsi="Cambria Math"/>
              <w:kern w:val="0"/>
              <w:sz w:val="24"/>
              <w:szCs w:val="24"/>
              <w:rPrChange w:id="863" w:author="Jim Xie (RD-AS)" w:date="2024-11-08T09:38:00Z">
                <w:rPr>
                  <w:rFonts w:ascii="Cambria Math" w:eastAsia="宋体" w:hAnsi="Cambria Math"/>
                  <w:sz w:val="24"/>
                  <w:szCs w:val="24"/>
                </w:rPr>
              </w:rPrChange>
            </w:rPr>
            <m:t>j</m:t>
          </w:ins>
        </m:r>
      </m:oMath>
      <w:ins w:id="864" w:author="Jim Xie (RD-AS)" w:date="2024-11-08T09:36:00Z">
        <w:r w:rsidR="00554A3D" w:rsidRPr="00554A3D">
          <w:rPr>
            <w:rFonts w:ascii="Times New Roman" w:eastAsia="宋体" w:hAnsi="Times New Roman" w:hint="eastAsia"/>
            <w:kern w:val="0"/>
            <w:sz w:val="24"/>
            <w:szCs w:val="24"/>
            <w:rPrChange w:id="865" w:author="Jim Xie (RD-AS)" w:date="2024-11-08T09:38:00Z">
              <w:rPr>
                <w:rFonts w:ascii="Times New Roman" w:eastAsia="宋体" w:hAnsi="Times New Roman" w:hint="eastAsia"/>
                <w:sz w:val="24"/>
                <w:szCs w:val="24"/>
              </w:rPr>
            </w:rPrChange>
          </w:rPr>
          <w:t>个特征的均值</w:t>
        </w:r>
      </w:ins>
      <w:ins w:id="866" w:author="Jim Xie (RD-AS)" w:date="2024-11-08T09:38:00Z">
        <w:r w:rsidR="00554A3D">
          <w:rPr>
            <w:rFonts w:ascii="Times New Roman" w:eastAsia="宋体" w:hAnsi="Times New Roman" w:hint="eastAsia"/>
            <w:kern w:val="0"/>
            <w:sz w:val="24"/>
            <w:szCs w:val="24"/>
          </w:rPr>
          <w:t>；</w:t>
        </w:r>
      </w:ins>
      <m:oMath>
        <m:sSub>
          <m:sSubPr>
            <m:ctrlPr>
              <w:ins w:id="867" w:author="Jim Xie (RD-AS)" w:date="2024-11-08T09:36:00Z">
                <w:rPr>
                  <w:rFonts w:ascii="Cambria Math" w:eastAsia="宋体" w:hAnsi="Cambria Math"/>
                  <w:kern w:val="0"/>
                  <w:sz w:val="24"/>
                  <w:szCs w:val="24"/>
                </w:rPr>
              </w:ins>
            </m:ctrlPr>
          </m:sSubPr>
          <m:e>
            <m:r>
              <w:ins w:id="868" w:author="Jim Xie (RD-AS)" w:date="2024-11-08T09:36:00Z">
                <w:rPr>
                  <w:rFonts w:ascii="Cambria Math" w:eastAsia="宋体" w:hAnsi="Cambria Math"/>
                  <w:kern w:val="0"/>
                  <w:sz w:val="24"/>
                  <w:szCs w:val="24"/>
                  <w:rPrChange w:id="869" w:author="Jim Xie (RD-AS)" w:date="2024-11-08T09:38:00Z">
                    <w:rPr>
                      <w:rFonts w:ascii="Cambria Math" w:eastAsia="宋体" w:hAnsi="Cambria Math"/>
                      <w:sz w:val="24"/>
                      <w:szCs w:val="24"/>
                    </w:rPr>
                  </w:rPrChange>
                </w:rPr>
                <m:t>σ</m:t>
              </w:ins>
            </m:r>
          </m:e>
          <m:sub>
            <m:r>
              <w:ins w:id="870" w:author="Jim Xie (RD-AS)" w:date="2024-11-08T09:36:00Z">
                <w:rPr>
                  <w:rFonts w:ascii="Cambria Math" w:eastAsia="宋体" w:hAnsi="Cambria Math"/>
                  <w:kern w:val="0"/>
                  <w:sz w:val="24"/>
                  <w:szCs w:val="24"/>
                  <w:rPrChange w:id="871" w:author="Jim Xie (RD-AS)" w:date="2024-11-08T09:38:00Z">
                    <w:rPr>
                      <w:rFonts w:ascii="Cambria Math" w:eastAsia="宋体" w:hAnsi="Cambria Math"/>
                      <w:sz w:val="24"/>
                      <w:szCs w:val="24"/>
                    </w:rPr>
                  </w:rPrChange>
                </w:rPr>
                <m:t>j</m:t>
              </w:ins>
            </m:r>
          </m:sub>
        </m:sSub>
      </m:oMath>
      <w:ins w:id="872" w:author="Jim Xie (RD-AS)" w:date="2024-11-08T09:36:00Z">
        <w:r w:rsidR="00554A3D" w:rsidRPr="00554A3D">
          <w:rPr>
            <w:rFonts w:ascii="Times New Roman" w:eastAsia="宋体" w:hAnsi="Times New Roman" w:hint="eastAsia"/>
            <w:kern w:val="0"/>
            <w:sz w:val="24"/>
            <w:szCs w:val="24"/>
            <w:rPrChange w:id="873" w:author="Jim Xie (RD-AS)" w:date="2024-11-08T09:38:00Z">
              <w:rPr>
                <w:rFonts w:ascii="Times New Roman" w:eastAsia="宋体" w:hAnsi="Times New Roman" w:hint="eastAsia"/>
                <w:sz w:val="24"/>
                <w:szCs w:val="24"/>
              </w:rPr>
            </w:rPrChange>
          </w:rPr>
          <w:t>是第</w:t>
        </w:r>
      </w:ins>
      <m:oMath>
        <m:r>
          <w:ins w:id="874" w:author="Jim Xie (RD-AS)" w:date="2024-11-08T09:36:00Z">
            <w:rPr>
              <w:rFonts w:ascii="Cambria Math" w:eastAsia="宋体" w:hAnsi="Cambria Math"/>
              <w:kern w:val="0"/>
              <w:sz w:val="24"/>
              <w:szCs w:val="24"/>
              <w:rPrChange w:id="875" w:author="Jim Xie (RD-AS)" w:date="2024-11-08T09:38:00Z">
                <w:rPr>
                  <w:rFonts w:ascii="Cambria Math" w:eastAsia="宋体" w:hAnsi="Cambria Math"/>
                  <w:sz w:val="24"/>
                  <w:szCs w:val="24"/>
                </w:rPr>
              </w:rPrChange>
            </w:rPr>
            <m:t>j</m:t>
          </w:ins>
        </m:r>
      </m:oMath>
      <w:ins w:id="876" w:author="Jim Xie (RD-AS)" w:date="2024-11-08T09:36:00Z">
        <w:r w:rsidR="00554A3D" w:rsidRPr="00554A3D">
          <w:rPr>
            <w:rFonts w:ascii="Times New Roman" w:eastAsia="宋体" w:hAnsi="Times New Roman" w:hint="eastAsia"/>
            <w:kern w:val="0"/>
            <w:sz w:val="24"/>
            <w:szCs w:val="24"/>
            <w:rPrChange w:id="877" w:author="Jim Xie (RD-AS)" w:date="2024-11-08T09:38:00Z">
              <w:rPr>
                <w:rFonts w:ascii="Times New Roman" w:eastAsia="宋体" w:hAnsi="Times New Roman" w:hint="eastAsia"/>
                <w:sz w:val="24"/>
                <w:szCs w:val="24"/>
              </w:rPr>
            </w:rPrChange>
          </w:rPr>
          <w:t>个特征的标准差</w:t>
        </w:r>
      </w:ins>
      <w:ins w:id="878" w:author="Jim Xie (RD-AS)" w:date="2024-11-08T09:37:00Z">
        <w:r w:rsidR="00554A3D" w:rsidRPr="00554A3D">
          <w:rPr>
            <w:rFonts w:ascii="Times New Roman" w:eastAsia="宋体" w:hAnsi="Times New Roman" w:hint="eastAsia"/>
            <w:kern w:val="0"/>
            <w:sz w:val="24"/>
            <w:szCs w:val="24"/>
            <w:rPrChange w:id="879" w:author="Jim Xie (RD-AS)" w:date="2024-11-08T09:38:00Z">
              <w:rPr>
                <w:rFonts w:ascii="Times New Roman" w:eastAsia="宋体" w:hAnsi="Times New Roman" w:hint="eastAsia"/>
                <w:sz w:val="24"/>
                <w:szCs w:val="24"/>
              </w:rPr>
            </w:rPrChange>
          </w:rPr>
          <w:t>；</w:t>
        </w:r>
      </w:ins>
      <m:oMath>
        <m:sSubSup>
          <m:sSubSupPr>
            <m:ctrlPr>
              <w:ins w:id="880" w:author="Jim Xie (RD-AS)" w:date="2024-11-08T09:37:00Z">
                <w:rPr>
                  <w:rFonts w:ascii="Cambria Math" w:eastAsia="宋体" w:hAnsi="Cambria Math"/>
                  <w:kern w:val="0"/>
                  <w:sz w:val="24"/>
                  <w:szCs w:val="24"/>
                </w:rPr>
              </w:ins>
            </m:ctrlPr>
          </m:sSubSupPr>
          <m:e>
            <m:r>
              <w:ins w:id="881" w:author="Jim Xie (RD-AS)" w:date="2024-11-08T09:37:00Z">
                <w:rPr>
                  <w:rFonts w:ascii="Cambria Math" w:eastAsia="宋体" w:hAnsi="Cambria Math"/>
                  <w:kern w:val="0"/>
                  <w:sz w:val="24"/>
                  <w:szCs w:val="24"/>
                  <w:rPrChange w:id="882" w:author="Jim Xie (RD-AS)" w:date="2024-11-08T09:38:00Z">
                    <w:rPr>
                      <w:rFonts w:ascii="Cambria Math" w:eastAsia="宋体" w:hAnsi="Cambria Math"/>
                      <w:sz w:val="24"/>
                      <w:szCs w:val="24"/>
                    </w:rPr>
                  </w:rPrChange>
                </w:rPr>
                <m:t>x</m:t>
              </w:ins>
            </m:r>
          </m:e>
          <m:sub>
            <m:r>
              <w:ins w:id="883" w:author="Jim Xie (RD-AS)" w:date="2024-11-08T09:37:00Z">
                <w:rPr>
                  <w:rFonts w:ascii="Cambria Math" w:eastAsia="宋体" w:hAnsi="Cambria Math"/>
                  <w:kern w:val="0"/>
                  <w:sz w:val="24"/>
                  <w:szCs w:val="24"/>
                  <w:rPrChange w:id="884" w:author="Jim Xie (RD-AS)" w:date="2024-11-08T09:38:00Z">
                    <w:rPr>
                      <w:rFonts w:ascii="Cambria Math" w:eastAsia="宋体" w:hAnsi="Cambria Math"/>
                      <w:sz w:val="24"/>
                      <w:szCs w:val="24"/>
                    </w:rPr>
                  </w:rPrChange>
                </w:rPr>
                <m:t>i</m:t>
              </w:ins>
            </m:r>
            <m:r>
              <w:ins w:id="885" w:author="Jim Xie (RD-AS)" w:date="2024-11-08T09:37:00Z">
                <m:rPr>
                  <m:sty m:val="p"/>
                </m:rPr>
                <w:rPr>
                  <w:rFonts w:ascii="Cambria Math" w:eastAsia="宋体" w:hAnsi="Cambria Math"/>
                  <w:kern w:val="0"/>
                  <w:sz w:val="24"/>
                  <w:szCs w:val="24"/>
                  <w:rPrChange w:id="886" w:author="Jim Xie (RD-AS)" w:date="2024-11-08T09:38:00Z">
                    <w:rPr>
                      <w:rFonts w:ascii="Cambria Math" w:eastAsia="宋体" w:hAnsi="Cambria Math"/>
                      <w:sz w:val="24"/>
                      <w:szCs w:val="24"/>
                    </w:rPr>
                  </w:rPrChange>
                </w:rPr>
                <m:t>,</m:t>
              </w:ins>
            </m:r>
            <m:r>
              <w:ins w:id="887" w:author="Jim Xie (RD-AS)" w:date="2024-11-08T09:37:00Z">
                <w:rPr>
                  <w:rFonts w:ascii="Cambria Math" w:eastAsia="宋体" w:hAnsi="Cambria Math"/>
                  <w:kern w:val="0"/>
                  <w:sz w:val="24"/>
                  <w:szCs w:val="24"/>
                  <w:rPrChange w:id="888" w:author="Jim Xie (RD-AS)" w:date="2024-11-08T09:38:00Z">
                    <w:rPr>
                      <w:rFonts w:ascii="Cambria Math" w:eastAsia="宋体" w:hAnsi="Cambria Math"/>
                      <w:sz w:val="24"/>
                      <w:szCs w:val="24"/>
                    </w:rPr>
                  </w:rPrChange>
                </w:rPr>
                <m:t>j</m:t>
              </w:ins>
            </m:r>
          </m:sub>
          <m:sup>
            <m:r>
              <w:ins w:id="889" w:author="Jim Xie (RD-AS)" w:date="2024-11-08T09:37:00Z">
                <m:rPr>
                  <m:sty m:val="p"/>
                </m:rPr>
                <w:rPr>
                  <w:rFonts w:ascii="Cambria Math" w:eastAsia="宋体" w:hAnsi="Cambria Math" w:hint="eastAsia"/>
                  <w:kern w:val="0"/>
                  <w:sz w:val="24"/>
                  <w:szCs w:val="24"/>
                  <w:rPrChange w:id="890" w:author="Jim Xie (RD-AS)" w:date="2024-11-08T09:38:00Z">
                    <w:rPr>
                      <w:rFonts w:ascii="Cambria Math" w:eastAsia="宋体" w:hAnsi="Cambria Math" w:hint="eastAsia"/>
                      <w:sz w:val="24"/>
                      <w:szCs w:val="24"/>
                    </w:rPr>
                  </w:rPrChange>
                </w:rPr>
                <m:t>'</m:t>
              </w:ins>
            </m:r>
          </m:sup>
        </m:sSubSup>
      </m:oMath>
      <w:ins w:id="891" w:author="Jim Xie (RD-AS)" w:date="2024-11-08T09:37:00Z">
        <w:r w:rsidR="00554A3D" w:rsidRPr="00554A3D">
          <w:rPr>
            <w:rFonts w:ascii="Times New Roman" w:eastAsia="宋体" w:hAnsi="Times New Roman" w:hint="eastAsia"/>
            <w:kern w:val="0"/>
            <w:sz w:val="24"/>
            <w:szCs w:val="24"/>
            <w:rPrChange w:id="892" w:author="Jim Xie (RD-AS)" w:date="2024-11-08T09:38:00Z">
              <w:rPr>
                <w:rFonts w:ascii="Times New Roman" w:eastAsia="宋体" w:hAnsi="Times New Roman" w:hint="eastAsia"/>
                <w:sz w:val="24"/>
                <w:szCs w:val="24"/>
              </w:rPr>
            </w:rPrChange>
          </w:rPr>
          <w:t>是标准化后的第</w:t>
        </w:r>
      </w:ins>
      <m:oMath>
        <m:r>
          <w:ins w:id="893" w:author="Jim Xie (RD-AS)" w:date="2024-11-08T09:37:00Z">
            <w:rPr>
              <w:rFonts w:ascii="Cambria Math" w:eastAsia="宋体" w:hAnsi="Cambria Math"/>
              <w:kern w:val="0"/>
              <w:sz w:val="24"/>
              <w:szCs w:val="24"/>
              <w:rPrChange w:id="894" w:author="Jim Xie (RD-AS)" w:date="2024-11-08T09:38:00Z">
                <w:rPr>
                  <w:rFonts w:ascii="Cambria Math" w:eastAsia="宋体" w:hAnsi="Cambria Math"/>
                  <w:sz w:val="24"/>
                  <w:szCs w:val="24"/>
                </w:rPr>
              </w:rPrChange>
            </w:rPr>
            <m:t>i</m:t>
          </w:ins>
        </m:r>
      </m:oMath>
      <w:ins w:id="895" w:author="Jim Xie (RD-AS)" w:date="2024-11-08T09:37:00Z">
        <w:r w:rsidR="00554A3D" w:rsidRPr="00554A3D">
          <w:rPr>
            <w:rFonts w:ascii="Times New Roman" w:eastAsia="宋体" w:hAnsi="Times New Roman" w:hint="eastAsia"/>
            <w:kern w:val="0"/>
            <w:sz w:val="24"/>
            <w:szCs w:val="24"/>
            <w:rPrChange w:id="896" w:author="Jim Xie (RD-AS)" w:date="2024-11-08T09:38:00Z">
              <w:rPr>
                <w:rFonts w:ascii="Times New Roman" w:eastAsia="宋体" w:hAnsi="Times New Roman" w:hint="eastAsia"/>
                <w:sz w:val="24"/>
                <w:szCs w:val="24"/>
              </w:rPr>
            </w:rPrChange>
          </w:rPr>
          <w:t>个样本，第</w:t>
        </w:r>
      </w:ins>
      <m:oMath>
        <m:r>
          <w:ins w:id="897" w:author="Jim Xie (RD-AS)" w:date="2024-11-08T09:37:00Z">
            <w:rPr>
              <w:rFonts w:ascii="Cambria Math" w:eastAsia="宋体" w:hAnsi="Cambria Math"/>
              <w:kern w:val="0"/>
              <w:sz w:val="24"/>
              <w:szCs w:val="24"/>
              <w:rPrChange w:id="898" w:author="Jim Xie (RD-AS)" w:date="2024-11-08T09:38:00Z">
                <w:rPr>
                  <w:rFonts w:ascii="Cambria Math" w:eastAsia="宋体" w:hAnsi="Cambria Math"/>
                  <w:sz w:val="24"/>
                  <w:szCs w:val="24"/>
                </w:rPr>
              </w:rPrChange>
            </w:rPr>
            <m:t>j</m:t>
          </w:ins>
        </m:r>
      </m:oMath>
      <w:ins w:id="899" w:author="Jim Xie (RD-AS)" w:date="2024-11-08T09:37:00Z">
        <w:r w:rsidR="00554A3D" w:rsidRPr="00554A3D">
          <w:rPr>
            <w:rFonts w:ascii="Times New Roman" w:eastAsia="宋体" w:hAnsi="Times New Roman" w:hint="eastAsia"/>
            <w:kern w:val="0"/>
            <w:sz w:val="24"/>
            <w:szCs w:val="24"/>
            <w:rPrChange w:id="900" w:author="Jim Xie (RD-AS)" w:date="2024-11-08T09:38:00Z">
              <w:rPr>
                <w:rFonts w:ascii="Times New Roman" w:eastAsia="宋体" w:hAnsi="Times New Roman" w:hint="eastAsia"/>
                <w:sz w:val="24"/>
                <w:szCs w:val="24"/>
              </w:rPr>
            </w:rPrChange>
          </w:rPr>
          <w:t>个特征</w:t>
        </w:r>
      </w:ins>
      <w:ins w:id="901" w:author="Jim Xie (RD-AS)" w:date="2024-11-08T09:38:00Z">
        <w:r w:rsidR="00554A3D">
          <w:rPr>
            <w:rFonts w:ascii="Times New Roman" w:eastAsia="宋体" w:hAnsi="Times New Roman" w:hint="eastAsia"/>
            <w:kern w:val="0"/>
            <w:sz w:val="24"/>
            <w:szCs w:val="24"/>
          </w:rPr>
          <w:t>。</w:t>
        </w:r>
      </w:ins>
    </w:p>
    <w:p w14:paraId="7F5CF38B" w14:textId="4C2F0595" w:rsidR="00115F5F" w:rsidRPr="000078F4" w:rsidRDefault="00000000" w:rsidP="00554A3D">
      <w:pPr>
        <w:spacing w:line="360" w:lineRule="auto"/>
        <w:ind w:left="420"/>
        <w:rPr>
          <w:ins w:id="902" w:author="Jim Xie (RD-AS)" w:date="2024-11-08T10:01:00Z"/>
          <w:rFonts w:ascii="Times New Roman" w:eastAsia="宋体" w:hAnsi="Times New Roman"/>
          <w:sz w:val="24"/>
          <w:szCs w:val="24"/>
        </w:rPr>
      </w:pPr>
      <m:oMathPara>
        <m:oMath>
          <m:sSubSup>
            <m:sSubSupPr>
              <m:ctrlPr>
                <w:ins w:id="903" w:author="Jim Xie (RD-AS)" w:date="2024-11-07T16:56:00Z">
                  <w:rPr>
                    <w:rFonts w:ascii="Cambria Math" w:eastAsia="宋体" w:hAnsi="Cambria Math"/>
                    <w:i/>
                    <w:sz w:val="24"/>
                    <w:szCs w:val="24"/>
                  </w:rPr>
                </w:ins>
              </m:ctrlPr>
            </m:sSubSupPr>
            <m:e>
              <m:r>
                <w:ins w:id="904" w:author="Jim Xie (RD-AS)" w:date="2024-11-07T16:56:00Z">
                  <w:rPr>
                    <w:rFonts w:ascii="Cambria Math" w:eastAsia="宋体" w:hAnsi="Cambria Math"/>
                    <w:sz w:val="24"/>
                    <w:szCs w:val="24"/>
                  </w:rPr>
                  <m:t>x</m:t>
                </w:ins>
              </m:r>
            </m:e>
            <m:sub>
              <m:r>
                <w:ins w:id="905" w:author="Jim Xie (RD-AS)" w:date="2024-11-07T16:56:00Z">
                  <w:rPr>
                    <w:rFonts w:ascii="Cambria Math" w:eastAsia="宋体" w:hAnsi="Cambria Math"/>
                    <w:sz w:val="24"/>
                    <w:szCs w:val="24"/>
                  </w:rPr>
                  <m:t>i,j</m:t>
                </w:ins>
              </m:r>
            </m:sub>
            <m:sup>
              <m:r>
                <w:ins w:id="906" w:author="Jim Xie (RD-AS)" w:date="2024-11-07T16:56:00Z">
                  <w:rPr>
                    <w:rFonts w:ascii="Cambria Math" w:eastAsia="宋体" w:hAnsi="Cambria Math"/>
                    <w:sz w:val="24"/>
                    <w:szCs w:val="24"/>
                  </w:rPr>
                  <m:t>'</m:t>
                </w:ins>
              </m:r>
            </m:sup>
          </m:sSubSup>
          <m:r>
            <w:ins w:id="907" w:author="Jim Xie (RD-AS)" w:date="2024-11-07T16:56:00Z">
              <w:rPr>
                <w:rFonts w:ascii="Cambria Math" w:eastAsia="宋体" w:hAnsi="Cambria Math"/>
                <w:sz w:val="24"/>
                <w:szCs w:val="24"/>
              </w:rPr>
              <m:t>=</m:t>
            </w:ins>
          </m:r>
          <m:f>
            <m:fPr>
              <m:ctrlPr>
                <w:ins w:id="908" w:author="Jim Xie (RD-AS)" w:date="2024-11-08T09:32:00Z">
                  <w:rPr>
                    <w:rFonts w:ascii="Cambria Math" w:eastAsia="宋体" w:hAnsi="Cambria Math"/>
                    <w:i/>
                    <w:sz w:val="24"/>
                    <w:szCs w:val="24"/>
                  </w:rPr>
                </w:ins>
              </m:ctrlPr>
            </m:fPr>
            <m:num>
              <m:sSub>
                <m:sSubPr>
                  <m:ctrlPr>
                    <w:ins w:id="909" w:author="Jim Xie (RD-AS)" w:date="2024-11-08T09:33:00Z">
                      <w:rPr>
                        <w:rFonts w:ascii="Cambria Math" w:eastAsia="宋体" w:hAnsi="Cambria Math"/>
                        <w:i/>
                        <w:sz w:val="24"/>
                        <w:szCs w:val="24"/>
                      </w:rPr>
                    </w:ins>
                  </m:ctrlPr>
                </m:sSubPr>
                <m:e>
                  <m:r>
                    <w:ins w:id="910" w:author="Jim Xie (RD-AS)" w:date="2024-11-08T09:33:00Z">
                      <w:rPr>
                        <w:rFonts w:ascii="Cambria Math" w:eastAsia="宋体" w:hAnsi="Cambria Math"/>
                        <w:sz w:val="24"/>
                        <w:szCs w:val="24"/>
                      </w:rPr>
                      <m:t>x</m:t>
                    </w:ins>
                  </m:r>
                </m:e>
                <m:sub>
                  <m:r>
                    <w:ins w:id="911" w:author="Jim Xie (RD-AS)" w:date="2024-11-08T09:33:00Z">
                      <w:rPr>
                        <w:rFonts w:ascii="Cambria Math" w:eastAsia="宋体" w:hAnsi="Cambria Math"/>
                        <w:sz w:val="24"/>
                        <w:szCs w:val="24"/>
                      </w:rPr>
                      <m:t>i,j</m:t>
                    </w:ins>
                  </m:r>
                </m:sub>
              </m:sSub>
              <m:r>
                <w:ins w:id="912" w:author="Jim Xie (RD-AS)" w:date="2024-11-08T09:33:00Z">
                  <w:rPr>
                    <w:rFonts w:ascii="Cambria Math" w:eastAsia="宋体" w:hAnsi="Cambria Math"/>
                    <w:sz w:val="24"/>
                    <w:szCs w:val="24"/>
                  </w:rPr>
                  <m:t>-</m:t>
                </w:ins>
              </m:r>
              <m:sSub>
                <m:sSubPr>
                  <m:ctrlPr>
                    <w:ins w:id="913" w:author="Jim Xie (RD-AS)" w:date="2024-11-08T09:33:00Z">
                      <w:rPr>
                        <w:rFonts w:ascii="Cambria Math" w:eastAsia="宋体" w:hAnsi="Cambria Math"/>
                        <w:i/>
                        <w:sz w:val="24"/>
                        <w:szCs w:val="24"/>
                      </w:rPr>
                    </w:ins>
                  </m:ctrlPr>
                </m:sSubPr>
                <m:e>
                  <m:r>
                    <w:ins w:id="914" w:author="Jim Xie (RD-AS)" w:date="2024-11-08T09:34:00Z">
                      <w:rPr>
                        <w:rFonts w:ascii="Cambria Math" w:eastAsia="宋体" w:hAnsi="Cambria Math"/>
                        <w:sz w:val="24"/>
                        <w:szCs w:val="24"/>
                      </w:rPr>
                      <m:t>μ</m:t>
                    </w:ins>
                  </m:r>
                </m:e>
                <m:sub>
                  <m:r>
                    <w:ins w:id="915" w:author="Jim Xie (RD-AS)" w:date="2024-11-08T09:33:00Z">
                      <w:rPr>
                        <w:rFonts w:ascii="Cambria Math" w:eastAsia="宋体" w:hAnsi="Cambria Math"/>
                        <w:sz w:val="24"/>
                        <w:szCs w:val="24"/>
                      </w:rPr>
                      <m:t>j</m:t>
                    </w:ins>
                  </m:r>
                </m:sub>
              </m:sSub>
            </m:num>
            <m:den>
              <m:sSub>
                <m:sSubPr>
                  <m:ctrlPr>
                    <w:ins w:id="916" w:author="Jim Xie (RD-AS)" w:date="2024-11-08T09:32:00Z">
                      <w:rPr>
                        <w:rFonts w:ascii="Cambria Math" w:eastAsia="宋体" w:hAnsi="Cambria Math"/>
                        <w:i/>
                        <w:sz w:val="24"/>
                        <w:szCs w:val="24"/>
                      </w:rPr>
                    </w:ins>
                  </m:ctrlPr>
                </m:sSubPr>
                <m:e>
                  <m:r>
                    <w:ins w:id="917" w:author="Jim Xie (RD-AS)" w:date="2024-11-08T09:33:00Z">
                      <w:rPr>
                        <w:rFonts w:ascii="Cambria Math" w:eastAsia="宋体" w:hAnsi="Cambria Math"/>
                        <w:sz w:val="24"/>
                        <w:szCs w:val="24"/>
                      </w:rPr>
                      <m:t>σ</m:t>
                    </w:ins>
                  </m:r>
                </m:e>
                <m:sub>
                  <m:r>
                    <w:ins w:id="918" w:author="Jim Xie (RD-AS)" w:date="2024-11-08T09:33:00Z">
                      <w:rPr>
                        <w:rFonts w:ascii="Cambria Math" w:eastAsia="宋体" w:hAnsi="Cambria Math"/>
                        <w:sz w:val="24"/>
                        <w:szCs w:val="24"/>
                      </w:rPr>
                      <m:t>j</m:t>
                    </w:ins>
                  </m:r>
                </m:sub>
              </m:sSub>
            </m:den>
          </m:f>
        </m:oMath>
      </m:oMathPara>
    </w:p>
    <w:p w14:paraId="2F0F12C7" w14:textId="09520FDD" w:rsidR="00337330" w:rsidRDefault="00337330" w:rsidP="0048428B">
      <w:pPr>
        <w:numPr>
          <w:ilvl w:val="1"/>
          <w:numId w:val="2"/>
        </w:numPr>
        <w:spacing w:line="360" w:lineRule="auto"/>
        <w:rPr>
          <w:ins w:id="919" w:author="Jim Xie (RD-AS)" w:date="2024-11-08T13:02:00Z"/>
          <w:rFonts w:ascii="Times New Roman" w:eastAsia="宋体" w:hAnsi="Times New Roman"/>
          <w:sz w:val="24"/>
          <w:szCs w:val="24"/>
        </w:rPr>
      </w:pPr>
      <w:ins w:id="920" w:author="Jim Xie (RD-AS)" w:date="2024-11-08T13:02:00Z">
        <w:r>
          <w:rPr>
            <w:rFonts w:ascii="Times New Roman" w:eastAsia="宋体" w:hAnsi="Times New Roman" w:hint="eastAsia"/>
            <w:sz w:val="24"/>
            <w:szCs w:val="24"/>
          </w:rPr>
          <w:t>模型训练</w:t>
        </w:r>
      </w:ins>
    </w:p>
    <w:p w14:paraId="0BB4AED7" w14:textId="6E07DCBD" w:rsidR="00337330" w:rsidRDefault="004E0921">
      <w:pPr>
        <w:spacing w:line="360" w:lineRule="auto"/>
        <w:ind w:firstLineChars="200" w:firstLine="480"/>
        <w:rPr>
          <w:ins w:id="921" w:author="Jim Xie (RD-AS)" w:date="2024-11-08T13:02:00Z"/>
          <w:rFonts w:ascii="Times New Roman" w:eastAsia="宋体" w:hAnsi="Times New Roman"/>
          <w:sz w:val="24"/>
          <w:szCs w:val="24"/>
        </w:rPr>
        <w:pPrChange w:id="922" w:author="Jim Xie (RD-AS)" w:date="2024-11-08T13:08:00Z">
          <w:pPr>
            <w:numPr>
              <w:ilvl w:val="1"/>
              <w:numId w:val="2"/>
            </w:numPr>
            <w:spacing w:line="360" w:lineRule="auto"/>
            <w:ind w:left="420" w:hanging="420"/>
          </w:pPr>
        </w:pPrChange>
      </w:pPr>
      <w:ins w:id="923" w:author="Jim Xie (RD-AS)" w:date="2024-11-08T13:07:00Z">
        <w:r>
          <w:rPr>
            <w:rFonts w:ascii="Times New Roman" w:eastAsia="宋体" w:hAnsi="Times New Roman" w:hint="eastAsia"/>
            <w:sz w:val="24"/>
            <w:szCs w:val="24"/>
          </w:rPr>
          <w:t>分别</w:t>
        </w:r>
      </w:ins>
      <w:ins w:id="924" w:author="Jim Xie (RD-AS)" w:date="2024-11-08T13:08:00Z">
        <w:r>
          <w:rPr>
            <w:rFonts w:ascii="Times New Roman" w:eastAsia="宋体" w:hAnsi="Times New Roman" w:hint="eastAsia"/>
            <w:sz w:val="24"/>
            <w:szCs w:val="24"/>
          </w:rPr>
          <w:t>通过</w:t>
        </w:r>
      </w:ins>
      <w:ins w:id="925" w:author="Jim Xie (RD-AS)" w:date="2024-11-08T13:13:00Z">
        <w:r w:rsidR="00AC3D8C">
          <w:rPr>
            <w:rFonts w:ascii="Times New Roman" w:eastAsia="宋体" w:hAnsi="Times New Roman" w:hint="eastAsia"/>
            <w:sz w:val="24"/>
            <w:szCs w:val="24"/>
          </w:rPr>
          <w:t>攻击</w:t>
        </w:r>
      </w:ins>
      <w:ins w:id="926" w:author="Jim Xie (RD-AS)" w:date="2024-11-08T13:10:00Z">
        <w:r>
          <w:rPr>
            <w:rFonts w:ascii="Times New Roman" w:eastAsia="宋体" w:hAnsi="Times New Roman" w:hint="eastAsia"/>
            <w:sz w:val="24"/>
            <w:szCs w:val="24"/>
          </w:rPr>
          <w:t>检测</w:t>
        </w:r>
      </w:ins>
      <w:ins w:id="927" w:author="Jim Xie (RD-AS)" w:date="2024-11-08T13:07:00Z">
        <w:r>
          <w:rPr>
            <w:rFonts w:ascii="Times New Roman" w:eastAsia="宋体" w:hAnsi="Times New Roman" w:hint="eastAsia"/>
            <w:sz w:val="24"/>
            <w:szCs w:val="24"/>
          </w:rPr>
          <w:t>和</w:t>
        </w:r>
      </w:ins>
      <w:ins w:id="928" w:author="Jim Xie (RD-AS)" w:date="2024-11-08T13:09:00Z">
        <w:r>
          <w:rPr>
            <w:rFonts w:ascii="Times New Roman" w:eastAsia="宋体" w:hAnsi="Times New Roman" w:hint="eastAsia"/>
            <w:sz w:val="24"/>
            <w:szCs w:val="24"/>
          </w:rPr>
          <w:t>攻击识别</w:t>
        </w:r>
      </w:ins>
      <w:ins w:id="929" w:author="Jim Xie (RD-AS)" w:date="2024-11-08T13:07:00Z">
        <w:r>
          <w:rPr>
            <w:rFonts w:ascii="Times New Roman" w:eastAsia="宋体" w:hAnsi="Times New Roman" w:hint="eastAsia"/>
            <w:sz w:val="24"/>
            <w:szCs w:val="24"/>
          </w:rPr>
          <w:t>来验证</w:t>
        </w:r>
        <w:r>
          <w:rPr>
            <w:rFonts w:ascii="Times New Roman" w:eastAsia="宋体" w:hAnsi="Times New Roman" w:hint="eastAsia"/>
            <w:sz w:val="24"/>
            <w:szCs w:val="24"/>
          </w:rPr>
          <w:t>SSPE</w:t>
        </w:r>
        <w:r>
          <w:rPr>
            <w:rFonts w:ascii="Times New Roman" w:eastAsia="宋体" w:hAnsi="Times New Roman" w:hint="eastAsia"/>
            <w:sz w:val="24"/>
            <w:szCs w:val="24"/>
          </w:rPr>
          <w:t>算法</w:t>
        </w:r>
      </w:ins>
      <w:ins w:id="930" w:author="Jim Xie (RD-AS)" w:date="2024-11-08T13:08:00Z">
        <w:r>
          <w:rPr>
            <w:rFonts w:ascii="Times New Roman" w:eastAsia="宋体" w:hAnsi="Times New Roman" w:hint="eastAsia"/>
            <w:sz w:val="24"/>
            <w:szCs w:val="24"/>
          </w:rPr>
          <w:t>的</w:t>
        </w:r>
      </w:ins>
      <w:ins w:id="931" w:author="Jim Xie (RD-AS)" w:date="2024-11-08T13:07:00Z">
        <w:r>
          <w:rPr>
            <w:rFonts w:ascii="Times New Roman" w:eastAsia="宋体" w:hAnsi="Times New Roman" w:hint="eastAsia"/>
            <w:sz w:val="24"/>
            <w:szCs w:val="24"/>
          </w:rPr>
          <w:t>抗噪能力</w:t>
        </w:r>
      </w:ins>
      <w:ins w:id="932" w:author="Jim Xie (RD-AS)" w:date="2024-11-08T13:09:00Z">
        <w:r>
          <w:rPr>
            <w:rFonts w:ascii="Times New Roman" w:eastAsia="宋体" w:hAnsi="Times New Roman" w:hint="eastAsia"/>
            <w:sz w:val="24"/>
            <w:szCs w:val="24"/>
          </w:rPr>
          <w:t>，</w:t>
        </w:r>
      </w:ins>
      <w:ins w:id="933" w:author="Jim Xie (RD-AS)" w:date="2024-11-08T13:14:00Z">
        <w:r w:rsidR="00AC3D8C">
          <w:rPr>
            <w:rFonts w:ascii="Times New Roman" w:eastAsia="宋体" w:hAnsi="Times New Roman" w:hint="eastAsia"/>
            <w:sz w:val="24"/>
            <w:szCs w:val="24"/>
          </w:rPr>
          <w:t>攻击</w:t>
        </w:r>
      </w:ins>
      <w:ins w:id="934" w:author="Jim Xie (RD-AS)" w:date="2024-11-08T13:10:00Z">
        <w:r>
          <w:rPr>
            <w:rFonts w:ascii="Times New Roman" w:eastAsia="宋体" w:hAnsi="Times New Roman" w:hint="eastAsia"/>
            <w:sz w:val="24"/>
            <w:szCs w:val="24"/>
          </w:rPr>
          <w:t>检测</w:t>
        </w:r>
      </w:ins>
      <w:ins w:id="935" w:author="Jim Xie (RD-AS)" w:date="2024-11-08T13:26:00Z">
        <w:r w:rsidR="00394400">
          <w:rPr>
            <w:rFonts w:ascii="Times New Roman" w:eastAsia="宋体" w:hAnsi="Times New Roman" w:hint="eastAsia"/>
            <w:sz w:val="24"/>
            <w:szCs w:val="24"/>
          </w:rPr>
          <w:t>使用</w:t>
        </w:r>
      </w:ins>
      <w:ins w:id="936" w:author="Jim Xie (RD-AS)" w:date="2024-11-08T13:04:00Z">
        <w:r w:rsidR="00733A7E" w:rsidRPr="00297E29">
          <w:rPr>
            <w:rFonts w:ascii="Times New Roman" w:eastAsia="宋体" w:hAnsi="Times New Roman" w:hint="eastAsia"/>
            <w:sz w:val="24"/>
            <w:szCs w:val="24"/>
          </w:rPr>
          <w:t>二分类模型只识别正常流量或攻击流量，不识别攻击的类型</w:t>
        </w:r>
        <w:r w:rsidR="00733A7E">
          <w:rPr>
            <w:rFonts w:ascii="Times New Roman" w:eastAsia="宋体" w:hAnsi="Times New Roman" w:hint="eastAsia"/>
            <w:sz w:val="24"/>
            <w:szCs w:val="24"/>
          </w:rPr>
          <w:t>。</w:t>
        </w:r>
      </w:ins>
      <w:ins w:id="937" w:author="Jim Xie (RD-AS)" w:date="2024-11-08T13:10:00Z">
        <w:r>
          <w:rPr>
            <w:rFonts w:ascii="Times New Roman" w:eastAsia="宋体" w:hAnsi="Times New Roman" w:hint="eastAsia"/>
            <w:sz w:val="24"/>
            <w:szCs w:val="24"/>
          </w:rPr>
          <w:t>攻击识别</w:t>
        </w:r>
      </w:ins>
      <w:ins w:id="938" w:author="Jim Xie (RD-AS)" w:date="2024-11-08T13:26:00Z">
        <w:r w:rsidR="00394400">
          <w:rPr>
            <w:rFonts w:ascii="Times New Roman" w:eastAsia="宋体" w:hAnsi="Times New Roman" w:hint="eastAsia"/>
            <w:sz w:val="24"/>
            <w:szCs w:val="24"/>
          </w:rPr>
          <w:t>使用</w:t>
        </w:r>
      </w:ins>
      <w:ins w:id="939" w:author="Jim Xie (RD-AS)" w:date="2024-11-08T13:10:00Z">
        <w:r>
          <w:rPr>
            <w:rFonts w:ascii="Times New Roman" w:eastAsia="宋体" w:hAnsi="Times New Roman" w:hint="eastAsia"/>
            <w:sz w:val="24"/>
            <w:szCs w:val="24"/>
          </w:rPr>
          <w:t>回归模型</w:t>
        </w:r>
      </w:ins>
      <w:ins w:id="940" w:author="Jim Xie (RD-AS)" w:date="2024-11-08T13:11:00Z">
        <w:r>
          <w:rPr>
            <w:rFonts w:ascii="Times New Roman" w:eastAsia="宋体" w:hAnsi="Times New Roman" w:hint="eastAsia"/>
            <w:sz w:val="24"/>
            <w:szCs w:val="24"/>
          </w:rPr>
          <w:t>输出攻击频谱，通过攻击频谱</w:t>
        </w:r>
      </w:ins>
      <w:ins w:id="941" w:author="Jim Xie (RD-AS)" w:date="2024-11-08T13:31:00Z">
        <w:r w:rsidR="003455CC">
          <w:rPr>
            <w:rFonts w:ascii="Times New Roman" w:eastAsia="宋体" w:hAnsi="Times New Roman" w:hint="eastAsia"/>
            <w:sz w:val="24"/>
            <w:szCs w:val="24"/>
          </w:rPr>
          <w:t>的</w:t>
        </w:r>
      </w:ins>
      <w:ins w:id="942" w:author="Jim Xie (RD-AS)" w:date="2024-11-08T13:28:00Z">
        <w:r w:rsidR="00E815C7">
          <w:rPr>
            <w:rFonts w:ascii="Times New Roman" w:eastAsia="宋体" w:hAnsi="Times New Roman" w:hint="eastAsia"/>
            <w:sz w:val="24"/>
            <w:szCs w:val="24"/>
          </w:rPr>
          <w:t>分布</w:t>
        </w:r>
      </w:ins>
      <w:ins w:id="943" w:author="Jim Xie (RD-AS)" w:date="2024-11-08T13:11:00Z">
        <w:r>
          <w:rPr>
            <w:rFonts w:ascii="Times New Roman" w:eastAsia="宋体" w:hAnsi="Times New Roman" w:hint="eastAsia"/>
            <w:sz w:val="24"/>
            <w:szCs w:val="24"/>
          </w:rPr>
          <w:t>识别攻击的类型。</w:t>
        </w:r>
      </w:ins>
    </w:p>
    <w:p w14:paraId="31E6A49A" w14:textId="621D6094" w:rsidR="00675B09" w:rsidRDefault="00E27AD6" w:rsidP="00394400">
      <w:pPr>
        <w:spacing w:line="360" w:lineRule="auto"/>
        <w:ind w:firstLineChars="200" w:firstLine="480"/>
        <w:rPr>
          <w:ins w:id="944" w:author="Jim Xie (RD-AS)" w:date="2024-11-08T09:53:00Z"/>
          <w:rFonts w:ascii="Times New Roman" w:eastAsia="宋体" w:hAnsi="Times New Roman"/>
          <w:sz w:val="24"/>
          <w:szCs w:val="24"/>
        </w:rPr>
      </w:pPr>
      <w:ins w:id="945" w:author="Jim Xie (RD-AS)" w:date="2024-11-08T10:26:00Z">
        <w:r>
          <w:rPr>
            <w:rFonts w:ascii="Times New Roman" w:eastAsia="宋体" w:hAnsi="Times New Roman" w:hint="eastAsia"/>
            <w:sz w:val="24"/>
            <w:szCs w:val="24"/>
          </w:rPr>
          <w:t>频谱值二值化</w:t>
        </w:r>
      </w:ins>
      <w:ins w:id="946" w:author="Jim Xie (RD-AS)" w:date="2024-11-08T13:26:00Z">
        <w:r w:rsidR="00394400">
          <w:rPr>
            <w:rFonts w:ascii="Times New Roman" w:eastAsia="宋体" w:hAnsi="Times New Roman" w:hint="eastAsia"/>
            <w:sz w:val="24"/>
            <w:szCs w:val="24"/>
          </w:rPr>
          <w:t>：</w:t>
        </w:r>
      </w:ins>
      <w:ins w:id="947" w:author="Jim Xie (RD-AS)" w:date="2024-11-08T09:47:00Z">
        <w:r w:rsidR="00A95973">
          <w:rPr>
            <w:rFonts w:ascii="Times New Roman" w:eastAsia="宋体" w:hAnsi="Times New Roman" w:hint="eastAsia"/>
            <w:sz w:val="24"/>
            <w:szCs w:val="24"/>
          </w:rPr>
          <w:t>构造的频谱标签为连续值，在训练二分类模型前，</w:t>
        </w:r>
      </w:ins>
      <w:ins w:id="948" w:author="Jim Xie (RD-AS)" w:date="2024-11-08T09:48:00Z">
        <w:r w:rsidR="00A95973">
          <w:rPr>
            <w:rFonts w:ascii="Times New Roman" w:eastAsia="宋体" w:hAnsi="Times New Roman" w:hint="eastAsia"/>
            <w:sz w:val="24"/>
            <w:szCs w:val="24"/>
          </w:rPr>
          <w:t>使用阈值对频谱标签进行二值化处理。</w:t>
        </w:r>
      </w:ins>
      <w:ins w:id="949" w:author="Jim Xie (RD-AS)" w:date="2024-11-08T09:49:00Z">
        <w:r w:rsidR="00A95973">
          <w:rPr>
            <w:rFonts w:ascii="Times New Roman" w:eastAsia="宋体" w:hAnsi="Times New Roman" w:hint="eastAsia"/>
            <w:sz w:val="24"/>
            <w:szCs w:val="24"/>
          </w:rPr>
          <w:t>处理方法如公式所示</w:t>
        </w:r>
      </w:ins>
      <w:ins w:id="950" w:author="Jim Xie (RD-AS)" w:date="2024-11-08T09:51:00Z">
        <w:r w:rsidR="00500490">
          <w:rPr>
            <w:rFonts w:ascii="Times New Roman" w:eastAsia="宋体" w:hAnsi="Times New Roman" w:hint="eastAsia"/>
            <w:sz w:val="24"/>
            <w:szCs w:val="24"/>
          </w:rPr>
          <w:t>，其中</w:t>
        </w:r>
      </w:ins>
      <w:ins w:id="951" w:author="Jim Xie (RD-AS)" w:date="2024-11-08T09:52:00Z">
        <w:r w:rsidR="00500490">
          <w:rPr>
            <w:rFonts w:ascii="Times New Roman" w:eastAsia="宋体" w:hAnsi="Times New Roman" w:hint="eastAsia"/>
            <w:sz w:val="24"/>
            <w:szCs w:val="24"/>
          </w:rPr>
          <w:t>，</w:t>
        </w:r>
      </w:ins>
      <m:oMath>
        <m:r>
          <w:ins w:id="952" w:author="Jim Xie (RD-AS)" w:date="2024-11-08T09:52:00Z">
            <w:rPr>
              <w:rFonts w:ascii="Cambria Math" w:eastAsia="宋体" w:hAnsi="Cambria Math"/>
              <w:sz w:val="24"/>
              <w:szCs w:val="24"/>
            </w:rPr>
            <m:t>x</m:t>
          </w:ins>
        </m:r>
      </m:oMath>
      <w:ins w:id="953" w:author="Jim Xie (RD-AS)" w:date="2024-11-08T09:52:00Z">
        <w:r w:rsidR="00500490">
          <w:rPr>
            <w:rFonts w:ascii="Times New Roman" w:eastAsia="宋体" w:hAnsi="Times New Roman" w:hint="eastAsia"/>
            <w:sz w:val="24"/>
            <w:szCs w:val="24"/>
          </w:rPr>
          <w:t>是频谱标签</w:t>
        </w:r>
      </w:ins>
      <w:ins w:id="954" w:author="Jim Xie (RD-AS)" w:date="2024-11-08T09:53:00Z">
        <w:r w:rsidR="00500490">
          <w:rPr>
            <w:rFonts w:ascii="Times New Roman" w:eastAsia="宋体" w:hAnsi="Times New Roman" w:hint="eastAsia"/>
            <w:sz w:val="24"/>
            <w:szCs w:val="24"/>
          </w:rPr>
          <w:t>，</w:t>
        </w:r>
      </w:ins>
      <m:oMath>
        <m:r>
          <w:ins w:id="955" w:author="Jim Xie (RD-AS)" w:date="2024-11-08T09:53:00Z">
            <w:rPr>
              <w:rFonts w:ascii="Cambria Math" w:eastAsia="宋体" w:hAnsi="Cambria Math"/>
              <w:sz w:val="24"/>
              <w:szCs w:val="24"/>
            </w:rPr>
            <m:t>τ</m:t>
          </w:ins>
        </m:r>
      </m:oMath>
      <w:ins w:id="956" w:author="Jim Xie (RD-AS)" w:date="2024-11-08T09:53:00Z">
        <w:r w:rsidR="00500490">
          <w:rPr>
            <w:rFonts w:ascii="Times New Roman" w:eastAsia="宋体" w:hAnsi="Times New Roman" w:hint="eastAsia"/>
            <w:sz w:val="24"/>
            <w:szCs w:val="24"/>
          </w:rPr>
          <w:t>是</w:t>
        </w:r>
        <w:r w:rsidR="00500490" w:rsidRPr="00500490">
          <w:rPr>
            <w:rFonts w:ascii="Times New Roman" w:eastAsia="宋体" w:hAnsi="Times New Roman"/>
            <w:sz w:val="24"/>
            <w:szCs w:val="24"/>
            <w:rPrChange w:id="957" w:author="Jim Xie (RD-AS)" w:date="2024-11-08T09:53:00Z">
              <w:rPr/>
            </w:rPrChange>
          </w:rPr>
          <w:t>设定的阈值（</w:t>
        </w:r>
        <w:r w:rsidR="00500490" w:rsidRPr="00500490">
          <w:rPr>
            <w:rFonts w:ascii="Times New Roman" w:eastAsia="宋体" w:hAnsi="Times New Roman"/>
            <w:sz w:val="24"/>
            <w:szCs w:val="24"/>
            <w:rPrChange w:id="958" w:author="Jim Xie (RD-AS)" w:date="2024-11-08T09:53:00Z">
              <w:rPr/>
            </w:rPrChange>
          </w:rPr>
          <w:t>threshold</w:t>
        </w:r>
        <w:r w:rsidR="00500490" w:rsidRPr="00500490">
          <w:rPr>
            <w:rFonts w:ascii="Times New Roman" w:eastAsia="宋体" w:hAnsi="Times New Roman"/>
            <w:sz w:val="24"/>
            <w:szCs w:val="24"/>
            <w:rPrChange w:id="959" w:author="Jim Xie (RD-AS)" w:date="2024-11-08T09:53:00Z">
              <w:rPr/>
            </w:rPrChange>
          </w:rPr>
          <w:t>）</w:t>
        </w:r>
      </w:ins>
      <w:ins w:id="960" w:author="Jim Xie (RD-AS)" w:date="2024-11-08T09:51:00Z">
        <w:r w:rsidR="00500490">
          <w:rPr>
            <w:rFonts w:ascii="Times New Roman" w:eastAsia="宋体" w:hAnsi="Times New Roman" w:hint="eastAsia"/>
            <w:sz w:val="24"/>
            <w:szCs w:val="24"/>
          </w:rPr>
          <w:t>，</w:t>
        </w:r>
      </w:ins>
      <m:oMath>
        <m:sSup>
          <m:sSupPr>
            <m:ctrlPr>
              <w:ins w:id="961" w:author="Jim Xie (RD-AS)" w:date="2024-11-08T09:52:00Z">
                <w:rPr>
                  <w:rFonts w:ascii="Cambria Math" w:eastAsia="宋体" w:hAnsi="Cambria Math"/>
                  <w:sz w:val="24"/>
                  <w:szCs w:val="24"/>
                </w:rPr>
              </w:ins>
            </m:ctrlPr>
          </m:sSupPr>
          <m:e>
            <m:r>
              <w:ins w:id="962" w:author="Jim Xie (RD-AS)" w:date="2024-11-08T09:52:00Z">
                <w:rPr>
                  <w:rFonts w:ascii="Cambria Math" w:eastAsia="宋体" w:hAnsi="Cambria Math" w:hint="eastAsia"/>
                  <w:sz w:val="24"/>
                  <w:szCs w:val="24"/>
                </w:rPr>
                <m:t>x</m:t>
              </w:ins>
            </m:r>
          </m:e>
          <m:sup>
            <m:r>
              <w:ins w:id="963" w:author="Jim Xie (RD-AS)" w:date="2024-11-08T09:52:00Z">
                <m:rPr>
                  <m:sty m:val="p"/>
                </m:rPr>
                <w:rPr>
                  <w:rFonts w:ascii="Cambria Math" w:eastAsia="宋体" w:hAnsi="Cambria Math" w:hint="eastAsia"/>
                  <w:sz w:val="24"/>
                  <w:szCs w:val="24"/>
                </w:rPr>
                <m:t>'</m:t>
              </w:ins>
            </m:r>
          </m:sup>
        </m:sSup>
      </m:oMath>
      <w:ins w:id="964" w:author="Jim Xie (RD-AS)" w:date="2024-11-08T09:52:00Z">
        <w:r w:rsidR="00500490">
          <w:rPr>
            <w:rFonts w:ascii="Times New Roman" w:eastAsia="宋体" w:hAnsi="Times New Roman" w:hint="eastAsia"/>
            <w:sz w:val="24"/>
            <w:szCs w:val="24"/>
          </w:rPr>
          <w:t>是二值化后的标签。</w:t>
        </w:r>
      </w:ins>
    </w:p>
    <w:p w14:paraId="72BAF9FA" w14:textId="4A3A0BBD" w:rsidR="0048428B" w:rsidRDefault="00000000" w:rsidP="00275007">
      <w:pPr>
        <w:spacing w:line="360" w:lineRule="auto"/>
        <w:ind w:firstLineChars="200" w:firstLine="480"/>
        <w:rPr>
          <w:ins w:id="965" w:author="Jim Xie (RD-AS)" w:date="2024-11-08T10:00:00Z"/>
          <w:rFonts w:ascii="Times New Roman" w:eastAsia="宋体" w:hAnsi="Times New Roman"/>
          <w:sz w:val="24"/>
          <w:szCs w:val="24"/>
        </w:rPr>
      </w:pPr>
      <m:oMathPara>
        <m:oMath>
          <m:sSup>
            <m:sSupPr>
              <m:ctrlPr>
                <w:ins w:id="966" w:author="Jim Xie (RD-AS)" w:date="2024-11-08T09:54:00Z">
                  <w:rPr>
                    <w:rFonts w:ascii="Cambria Math" w:eastAsia="宋体" w:hAnsi="Cambria Math"/>
                    <w:i/>
                    <w:sz w:val="24"/>
                    <w:szCs w:val="24"/>
                  </w:rPr>
                </w:ins>
              </m:ctrlPr>
            </m:sSupPr>
            <m:e>
              <m:r>
                <w:ins w:id="967" w:author="Jim Xie (RD-AS)" w:date="2024-11-08T09:54:00Z">
                  <w:rPr>
                    <w:rFonts w:ascii="Cambria Math" w:eastAsia="宋体" w:hAnsi="Cambria Math" w:hint="eastAsia"/>
                    <w:sz w:val="24"/>
                    <w:szCs w:val="24"/>
                  </w:rPr>
                  <m:t>x</m:t>
                </w:ins>
              </m:r>
            </m:e>
            <m:sup>
              <m:r>
                <w:ins w:id="968" w:author="Jim Xie (RD-AS)" w:date="2024-11-08T09:54:00Z">
                  <w:rPr>
                    <w:rFonts w:ascii="Cambria Math" w:eastAsia="宋体" w:hAnsi="Cambria Math"/>
                    <w:sz w:val="24"/>
                    <w:szCs w:val="24"/>
                  </w:rPr>
                  <m:t>'</m:t>
                </w:ins>
              </m:r>
            </m:sup>
          </m:sSup>
          <m:r>
            <w:ins w:id="969" w:author="Jim Xie (RD-AS)" w:date="2024-11-08T09:54:00Z">
              <w:rPr>
                <w:rFonts w:ascii="Cambria Math" w:eastAsia="宋体" w:hAnsi="Cambria Math"/>
                <w:sz w:val="24"/>
                <w:szCs w:val="24"/>
              </w:rPr>
              <m:t>=</m:t>
            </w:ins>
          </m:r>
          <m:d>
            <m:dPr>
              <m:begChr m:val="{"/>
              <m:endChr m:val=""/>
              <m:ctrlPr>
                <w:ins w:id="970" w:author="Jim Xie (RD-AS)" w:date="2024-11-08T09:54:00Z">
                  <w:rPr>
                    <w:rFonts w:ascii="Cambria Math" w:eastAsia="宋体" w:hAnsi="Cambria Math"/>
                    <w:i/>
                    <w:sz w:val="24"/>
                    <w:szCs w:val="24"/>
                  </w:rPr>
                </w:ins>
              </m:ctrlPr>
            </m:dPr>
            <m:e>
              <m:eqArr>
                <m:eqArrPr>
                  <m:ctrlPr>
                    <w:ins w:id="971" w:author="Jim Xie (RD-AS)" w:date="2024-11-08T09:54:00Z">
                      <w:rPr>
                        <w:rFonts w:ascii="Cambria Math" w:eastAsia="宋体" w:hAnsi="Cambria Math"/>
                        <w:i/>
                        <w:sz w:val="24"/>
                        <w:szCs w:val="24"/>
                      </w:rPr>
                    </w:ins>
                  </m:ctrlPr>
                </m:eqArrPr>
                <m:e>
                  <m:r>
                    <w:ins w:id="972" w:author="Jim Xie (RD-AS)" w:date="2024-11-08T09:54:00Z">
                      <w:rPr>
                        <w:rFonts w:ascii="Cambria Math" w:eastAsia="宋体" w:hAnsi="Cambria Math"/>
                        <w:sz w:val="24"/>
                        <w:szCs w:val="24"/>
                      </w:rPr>
                      <m:t>1    if x≥τ</m:t>
                    </w:ins>
                  </m:r>
                </m:e>
                <m:e>
                  <m:r>
                    <w:ins w:id="973" w:author="Jim Xie (RD-AS)" w:date="2024-11-08T09:54:00Z">
                      <w:rPr>
                        <w:rFonts w:ascii="Cambria Math" w:eastAsia="宋体" w:hAnsi="Cambria Math"/>
                        <w:sz w:val="24"/>
                        <w:szCs w:val="24"/>
                      </w:rPr>
                      <m:t>0    if x&lt;τ</m:t>
                    </w:ins>
                  </m:r>
                </m:e>
              </m:eqArr>
            </m:e>
          </m:d>
        </m:oMath>
      </m:oMathPara>
    </w:p>
    <w:p w14:paraId="49000092" w14:textId="17118E7E" w:rsidR="00876C09" w:rsidRDefault="003455CC" w:rsidP="003455CC">
      <w:pPr>
        <w:spacing w:line="360" w:lineRule="auto"/>
        <w:ind w:firstLineChars="200" w:firstLine="420"/>
        <w:rPr>
          <w:ins w:id="974" w:author="Jim Xie (RD-AS)" w:date="2024-11-08T13:33:00Z"/>
          <w:rFonts w:ascii="Times New Roman" w:eastAsia="宋体" w:hAnsi="Times New Roman"/>
          <w:kern w:val="0"/>
          <w:sz w:val="24"/>
          <w:szCs w:val="24"/>
        </w:rPr>
      </w:pPr>
      <w:ins w:id="975" w:author="Jim Xie (RD-AS)" w:date="2024-11-08T13:31:00Z">
        <w:r w:rsidRPr="003455CC">
          <w:rPr>
            <w:rFonts w:eastAsia="宋体" w:hint="eastAsia"/>
          </w:rPr>
          <w:t>攻击频谱识别</w:t>
        </w:r>
      </w:ins>
      <w:ins w:id="976" w:author="Jim Xie (RD-AS)" w:date="2024-11-08T13:28:00Z">
        <w:r w:rsidR="00E815C7">
          <w:rPr>
            <w:rFonts w:eastAsia="宋体" w:hint="eastAsia"/>
          </w:rPr>
          <w:t>：</w:t>
        </w:r>
      </w:ins>
      <w:ins w:id="977" w:author="Jim Xie (RD-AS)" w:date="2024-11-08T13:30:00Z">
        <w:r w:rsidR="00876C09" w:rsidRPr="001446BC">
          <w:rPr>
            <w:rFonts w:ascii="Times New Roman" w:eastAsia="宋体" w:hAnsi="Times New Roman" w:hint="eastAsia"/>
            <w:kern w:val="0"/>
            <w:sz w:val="24"/>
            <w:szCs w:val="24"/>
          </w:rPr>
          <w:t>通过计算模型输出频谱</w:t>
        </w:r>
      </w:ins>
      <w:ins w:id="978" w:author="Jim Xie (RD-AS)" w:date="2024-11-08T13:32:00Z">
        <w:r>
          <w:rPr>
            <w:rFonts w:ascii="Times New Roman" w:eastAsia="宋体" w:hAnsi="Times New Roman" w:hint="eastAsia"/>
            <w:kern w:val="0"/>
            <w:sz w:val="24"/>
            <w:szCs w:val="24"/>
          </w:rPr>
          <w:t>的</w:t>
        </w:r>
      </w:ins>
      <w:ins w:id="979" w:author="Jim Xie (RD-AS)" w:date="2024-11-08T13:30:00Z">
        <w:r w:rsidR="00876C09">
          <w:rPr>
            <w:rFonts w:ascii="Times New Roman" w:eastAsia="宋体" w:hAnsi="Times New Roman" w:hint="eastAsia"/>
            <w:kern w:val="0"/>
            <w:sz w:val="24"/>
            <w:szCs w:val="24"/>
          </w:rPr>
          <w:t>分布</w:t>
        </w:r>
        <w:r w:rsidR="00876C09" w:rsidRPr="001446BC">
          <w:rPr>
            <w:rFonts w:ascii="Times New Roman" w:eastAsia="宋体" w:hAnsi="Times New Roman" w:hint="eastAsia"/>
            <w:kern w:val="0"/>
            <w:sz w:val="24"/>
            <w:szCs w:val="24"/>
          </w:rPr>
          <w:t>与真实</w:t>
        </w:r>
      </w:ins>
      <w:ins w:id="980" w:author="Jim Xie (RD-AS)" w:date="2024-11-08T13:32:00Z">
        <w:r>
          <w:rPr>
            <w:rFonts w:ascii="Times New Roman" w:eastAsia="宋体" w:hAnsi="Times New Roman" w:hint="eastAsia"/>
            <w:kern w:val="0"/>
            <w:sz w:val="24"/>
            <w:szCs w:val="24"/>
          </w:rPr>
          <w:t>频谱</w:t>
        </w:r>
      </w:ins>
      <w:ins w:id="981" w:author="Jim Xie (RD-AS)" w:date="2024-11-08T13:30:00Z">
        <w:r w:rsidR="00876C09">
          <w:rPr>
            <w:rFonts w:ascii="Times New Roman" w:eastAsia="宋体" w:hAnsi="Times New Roman" w:hint="eastAsia"/>
            <w:kern w:val="0"/>
            <w:sz w:val="24"/>
            <w:szCs w:val="24"/>
          </w:rPr>
          <w:t>分布</w:t>
        </w:r>
        <w:r w:rsidR="00876C09" w:rsidRPr="001446BC">
          <w:rPr>
            <w:rFonts w:ascii="Times New Roman" w:eastAsia="宋体" w:hAnsi="Times New Roman" w:hint="eastAsia"/>
            <w:kern w:val="0"/>
            <w:sz w:val="24"/>
            <w:szCs w:val="24"/>
          </w:rPr>
          <w:t>的相似度</w:t>
        </w:r>
      </w:ins>
      <w:ins w:id="982" w:author="Jim Xie (RD-AS)" w:date="2024-11-08T13:32:00Z">
        <w:r>
          <w:rPr>
            <w:rFonts w:ascii="Times New Roman" w:eastAsia="宋体" w:hAnsi="Times New Roman" w:hint="eastAsia"/>
            <w:kern w:val="0"/>
            <w:sz w:val="24"/>
            <w:szCs w:val="24"/>
          </w:rPr>
          <w:t>识别攻击的类别</w:t>
        </w:r>
      </w:ins>
      <w:ins w:id="983" w:author="Jim Xie (RD-AS)" w:date="2024-11-08T13:30:00Z">
        <w:r w:rsidR="00876C09" w:rsidRPr="001446BC">
          <w:rPr>
            <w:rFonts w:ascii="Times New Roman" w:eastAsia="宋体" w:hAnsi="Times New Roman" w:hint="eastAsia"/>
            <w:kern w:val="0"/>
            <w:sz w:val="24"/>
            <w:szCs w:val="24"/>
          </w:rPr>
          <w:t>。相似度度量使用余弦相似度</w:t>
        </w:r>
        <w:r w:rsidR="00876C09">
          <w:rPr>
            <w:rFonts w:ascii="Times New Roman" w:eastAsia="宋体" w:hAnsi="Times New Roman"/>
            <w:kern w:val="0"/>
            <w:sz w:val="24"/>
            <w:szCs w:val="24"/>
          </w:rPr>
          <w:fldChar w:fldCharType="begin"/>
        </w:r>
        <w:r w:rsidR="00876C09">
          <w:rPr>
            <w:rFonts w:ascii="Times New Roman" w:eastAsia="宋体" w:hAnsi="Times New Roman"/>
            <w:kern w:val="0"/>
            <w:sz w:val="24"/>
            <w:szCs w:val="24"/>
          </w:rPr>
          <w:instrText xml:space="preserve"> </w:instrText>
        </w:r>
        <w:r w:rsidR="00876C09">
          <w:rPr>
            <w:rFonts w:ascii="Times New Roman" w:eastAsia="宋体" w:hAnsi="Times New Roman" w:hint="eastAsia"/>
            <w:kern w:val="0"/>
            <w:sz w:val="24"/>
            <w:szCs w:val="24"/>
          </w:rPr>
          <w:instrText>REF _Ref179387229 \r \h</w:instrText>
        </w:r>
        <w:r w:rsidR="00876C09">
          <w:rPr>
            <w:rFonts w:ascii="Times New Roman" w:eastAsia="宋体" w:hAnsi="Times New Roman"/>
            <w:kern w:val="0"/>
            <w:sz w:val="24"/>
            <w:szCs w:val="24"/>
          </w:rPr>
          <w:instrText xml:space="preserve"> </w:instrText>
        </w:r>
        <w:r w:rsidR="00876C09">
          <w:rPr>
            <w:rFonts w:ascii="Times New Roman" w:eastAsia="宋体" w:hAnsi="Times New Roman"/>
            <w:kern w:val="0"/>
            <w:sz w:val="24"/>
            <w:szCs w:val="24"/>
          </w:rPr>
        </w:r>
        <w:r w:rsidR="00876C09">
          <w:rPr>
            <w:rFonts w:ascii="Times New Roman" w:eastAsia="宋体" w:hAnsi="Times New Roman"/>
            <w:kern w:val="0"/>
            <w:sz w:val="24"/>
            <w:szCs w:val="24"/>
          </w:rPr>
          <w:fldChar w:fldCharType="separate"/>
        </w:r>
        <w:r w:rsidR="00876C09">
          <w:rPr>
            <w:rFonts w:ascii="Times New Roman" w:eastAsia="宋体" w:hAnsi="Times New Roman"/>
            <w:kern w:val="0"/>
            <w:sz w:val="24"/>
            <w:szCs w:val="24"/>
          </w:rPr>
          <w:t>[22]</w:t>
        </w:r>
        <w:r w:rsidR="00876C09">
          <w:rPr>
            <w:rFonts w:ascii="Times New Roman" w:eastAsia="宋体" w:hAnsi="Times New Roman"/>
            <w:kern w:val="0"/>
            <w:sz w:val="24"/>
            <w:szCs w:val="24"/>
          </w:rPr>
          <w:fldChar w:fldCharType="end"/>
        </w:r>
        <w:r w:rsidR="00876C09" w:rsidRPr="001446BC">
          <w:rPr>
            <w:rFonts w:ascii="Times New Roman" w:eastAsia="宋体" w:hAnsi="Times New Roman" w:hint="eastAsia"/>
            <w:kern w:val="0"/>
            <w:sz w:val="24"/>
            <w:szCs w:val="24"/>
          </w:rPr>
          <w:t>，</w:t>
        </w:r>
      </w:ins>
      <w:ins w:id="984" w:author="Jim Xie (RD-AS)" w:date="2024-11-08T13:33:00Z">
        <w:r>
          <w:rPr>
            <w:rFonts w:ascii="Times New Roman" w:eastAsia="宋体" w:hAnsi="Times New Roman" w:hint="eastAsia"/>
            <w:kern w:val="0"/>
            <w:sz w:val="24"/>
            <w:szCs w:val="24"/>
          </w:rPr>
          <w:t>计算</w:t>
        </w:r>
      </w:ins>
      <w:ins w:id="985" w:author="Jim Xie (RD-AS)" w:date="2024-11-08T13:30:00Z">
        <w:r w:rsidR="00876C09" w:rsidRPr="001446BC">
          <w:rPr>
            <w:rFonts w:ascii="Times New Roman" w:eastAsia="宋体" w:hAnsi="Times New Roman" w:hint="eastAsia"/>
            <w:kern w:val="0"/>
            <w:sz w:val="24"/>
            <w:szCs w:val="24"/>
          </w:rPr>
          <w:t>公式如下</w:t>
        </w:r>
      </w:ins>
      <w:ins w:id="986" w:author="Jim Xie (RD-AS)" w:date="2024-11-08T13:33:00Z">
        <w:r>
          <w:rPr>
            <w:rFonts w:ascii="Times New Roman" w:eastAsia="宋体" w:hAnsi="Times New Roman" w:hint="eastAsia"/>
            <w:kern w:val="0"/>
            <w:sz w:val="24"/>
            <w:szCs w:val="24"/>
          </w:rPr>
          <w:t>。</w:t>
        </w:r>
      </w:ins>
    </w:p>
    <w:p w14:paraId="4043ECA1" w14:textId="38697234" w:rsidR="008729CB" w:rsidRDefault="008729CB" w:rsidP="008729CB">
      <w:pPr>
        <w:spacing w:line="360" w:lineRule="auto"/>
        <w:ind w:firstLineChars="200" w:firstLine="480"/>
        <w:rPr>
          <w:ins w:id="987" w:author="Jim Xie (RD-AS)" w:date="2024-11-08T13:33:00Z"/>
          <w:rFonts w:ascii="Times New Roman" w:eastAsia="宋体" w:hAnsi="Times New Roman"/>
          <w:kern w:val="0"/>
          <w:sz w:val="24"/>
          <w:szCs w:val="24"/>
        </w:rPr>
      </w:pPr>
      <w:ins w:id="988" w:author="Jim Xie (RD-AS)" w:date="2024-11-08T13:33:00Z">
        <w:r>
          <w:rPr>
            <w:rFonts w:ascii="Times New Roman" w:eastAsia="宋体" w:hAnsi="Times New Roman" w:hint="eastAsia"/>
            <w:kern w:val="0"/>
            <w:sz w:val="24"/>
            <w:szCs w:val="24"/>
          </w:rPr>
          <w:t>其中，</w:t>
        </w:r>
        <w:r>
          <w:rPr>
            <w:rFonts w:ascii="Times New Roman" w:eastAsia="宋体" w:hAnsi="Times New Roman" w:hint="eastAsia"/>
            <w:kern w:val="0"/>
            <w:sz w:val="24"/>
            <w:szCs w:val="24"/>
          </w:rPr>
          <w:t>其中，</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FD4A06">
          <w:rPr>
            <w:noProof/>
            <w:position w:val="-8"/>
          </w:rPr>
          <w:pict w14:anchorId="061BA4E5">
            <v:shape id="_x0000_i1093" type="#_x0000_t75" alt="" style="width:11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00FD4A06">
          <w:rPr>
            <w:noProof/>
            <w:position w:val="-8"/>
          </w:rPr>
          <w:pict w14:anchorId="233FADC8">
            <v:shape id="_x0000_i1092" type="#_x0000_t75" alt="" style="width:11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为攻击类型，</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FD4A06">
          <w:rPr>
            <w:noProof/>
            <w:position w:val="-8"/>
          </w:rPr>
          <w:pict w14:anchorId="47760D6C">
            <v:shape id="_x0000_i1091" type="#_x0000_t75" alt="" style="width:7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00FD4A06">
          <w:rPr>
            <w:noProof/>
            <w:position w:val="-8"/>
          </w:rPr>
          <w:pict w14:anchorId="057E9253">
            <v:shape id="_x0000_i1090" type="#_x0000_t75" alt="" style="width:7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表示模型输出的频谱</w:t>
        </w:r>
      </w:ins>
      <w:ins w:id="989" w:author="Jim Xie (RD-AS)" w:date="2024-11-08T13:34:00Z">
        <w:r>
          <w:rPr>
            <w:rFonts w:ascii="Times New Roman" w:eastAsia="宋体" w:hAnsi="Times New Roman" w:hint="eastAsia"/>
            <w:kern w:val="0"/>
            <w:sz w:val="24"/>
            <w:szCs w:val="24"/>
          </w:rPr>
          <w:t>分布</w:t>
        </w:r>
      </w:ins>
      <w:ins w:id="990" w:author="Jim Xie (RD-AS)" w:date="2024-11-08T13:33:00Z">
        <w:r>
          <w:rPr>
            <w:rFonts w:ascii="Times New Roman" w:eastAsia="宋体" w:hAnsi="Times New Roman" w:hint="eastAsia"/>
            <w:kern w:val="0"/>
            <w:sz w:val="24"/>
            <w:szCs w:val="24"/>
          </w:rPr>
          <w:t>向量，</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FD4A06">
          <w:rPr>
            <w:noProof/>
            <w:position w:val="-8"/>
          </w:rPr>
          <w:pict w14:anchorId="7F37F00E">
            <v:shape id="_x0000_i1089" type="#_x0000_t75" alt="" style="width:10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00FD4A06">
          <w:rPr>
            <w:noProof/>
            <w:position w:val="-8"/>
          </w:rPr>
          <w:pict w14:anchorId="223A8798">
            <v:shape id="_x0000_i1088" type="#_x0000_t75" alt="" style="width:10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w:t>
        </w:r>
      </w:ins>
      <w:ins w:id="991" w:author="Jim Xie (RD-AS)" w:date="2024-11-08T13:37:00Z">
        <w:r w:rsidR="007B7599">
          <w:rPr>
            <w:rFonts w:ascii="Times New Roman" w:eastAsia="宋体" w:hAnsi="Times New Roman" w:hint="eastAsia"/>
            <w:kern w:val="0"/>
            <w:sz w:val="24"/>
            <w:szCs w:val="24"/>
          </w:rPr>
          <w:t>样本中</w:t>
        </w:r>
      </w:ins>
      <w:ins w:id="992" w:author="Jim Xie (RD-AS)" w:date="2024-11-08T13:33:00Z">
        <w:r>
          <w:rPr>
            <w:rFonts w:ascii="Times New Roman" w:eastAsia="宋体" w:hAnsi="Times New Roman" w:hint="eastAsia"/>
            <w:kern w:val="0"/>
            <w:sz w:val="24"/>
            <w:szCs w:val="24"/>
          </w:rPr>
          <w:t>、第</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r w:rsidR="00FD4A06">
          <w:rPr>
            <w:noProof/>
            <w:position w:val="-8"/>
          </w:rPr>
          <w:pict w14:anchorId="7FF494AE">
            <v:shape id="_x0000_i1087" type="#_x0000_t75" alt="" style="width:4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r w:rsidR="00FD4A06">
          <w:rPr>
            <w:noProof/>
            <w:position w:val="-8"/>
          </w:rPr>
          <w:pict w14:anchorId="5B691D3C">
            <v:shape id="_x0000_i1086" type="#_x0000_t75" alt="" style="width:4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个攻击类型的频谱</w:t>
        </w:r>
      </w:ins>
      <w:ins w:id="993" w:author="Jim Xie (RD-AS)" w:date="2024-11-08T13:34:00Z">
        <w:r>
          <w:rPr>
            <w:rFonts w:ascii="Times New Roman" w:eastAsia="宋体" w:hAnsi="Times New Roman" w:hint="eastAsia"/>
            <w:kern w:val="0"/>
            <w:sz w:val="24"/>
            <w:szCs w:val="24"/>
          </w:rPr>
          <w:t>分布</w:t>
        </w:r>
      </w:ins>
      <w:ins w:id="994" w:author="Jim Xie (RD-AS)" w:date="2024-11-08T13:33:00Z">
        <w:r>
          <w:rPr>
            <w:rFonts w:ascii="Times New Roman" w:eastAsia="宋体" w:hAnsi="Times New Roman" w:hint="eastAsia"/>
            <w:kern w:val="0"/>
            <w:sz w:val="24"/>
            <w:szCs w:val="24"/>
          </w:rPr>
          <w:t>向量，</w:t>
        </w:r>
      </w:ins>
      <w:ins w:id="995" w:author="Jim Xie (RD-AS)" w:date="2024-11-08T13:37:00Z">
        <w:r w:rsidR="007B7599">
          <w:rPr>
            <w:rFonts w:ascii="Times New Roman" w:eastAsia="宋体" w:hAnsi="Times New Roman" w:hint="eastAsia"/>
            <w:kern w:val="0"/>
            <w:sz w:val="24"/>
            <w:szCs w:val="24"/>
          </w:rPr>
          <w:t>当</w:t>
        </w:r>
      </w:ins>
      <w:ins w:id="996" w:author="Jim Xie (RD-AS)" w:date="2024-11-08T13:33:00Z">
        <w:r>
          <w:rPr>
            <w:rFonts w:ascii="Times New Roman" w:eastAsia="宋体" w:hAnsi="Times New Roman" w:hint="eastAsia"/>
            <w:kern w:val="0"/>
            <w:sz w:val="24"/>
            <w:szCs w:val="24"/>
          </w:rPr>
          <w:t>表达式</w:t>
        </w:r>
      </w:ins>
      <w:ins w:id="997" w:author="Jim Xie (RD-AS)" w:date="2024-11-08T13:35:00Z">
        <w:r w:rsidR="007B7599">
          <w:rPr>
            <w:rFonts w:ascii="Times New Roman" w:eastAsia="宋体" w:hAnsi="Times New Roman" w:hint="eastAsia"/>
            <w:kern w:val="0"/>
            <w:sz w:val="24"/>
            <w:szCs w:val="24"/>
          </w:rPr>
          <w:t>取</w:t>
        </w:r>
      </w:ins>
      <w:ins w:id="998" w:author="Jim Xie (RD-AS)" w:date="2024-11-08T13:33:00Z">
        <w:r>
          <w:rPr>
            <w:rFonts w:ascii="Times New Roman" w:eastAsia="宋体" w:hAnsi="Times New Roman" w:hint="eastAsia"/>
            <w:kern w:val="0"/>
            <w:sz w:val="24"/>
            <w:szCs w:val="24"/>
          </w:rPr>
          <w:t>最小</w:t>
        </w:r>
      </w:ins>
      <w:ins w:id="999" w:author="Jim Xie (RD-AS)" w:date="2024-11-08T13:35:00Z">
        <w:r w:rsidR="007B7599">
          <w:rPr>
            <w:rFonts w:ascii="Times New Roman" w:eastAsia="宋体" w:hAnsi="Times New Roman" w:hint="eastAsia"/>
            <w:kern w:val="0"/>
            <w:sz w:val="24"/>
            <w:szCs w:val="24"/>
          </w:rPr>
          <w:t>值时</w:t>
        </w:r>
      </w:ins>
      <w:ins w:id="1000" w:author="Jim Xie (RD-AS)" w:date="2024-11-08T13:43:00Z">
        <w:r w:rsidR="00735EEB">
          <w:rPr>
            <w:rFonts w:ascii="Times New Roman" w:eastAsia="宋体" w:hAnsi="Times New Roman" w:hint="eastAsia"/>
            <w:kern w:val="0"/>
            <w:sz w:val="24"/>
            <w:szCs w:val="24"/>
          </w:rPr>
          <w:t>的</w:t>
        </w:r>
      </w:ins>
      <w:ins w:id="1001" w:author="Jim Xie (RD-AS)" w:date="2024-11-08T13:37:00Z">
        <w:r w:rsidR="007B7599">
          <w:rPr>
            <w:rFonts w:ascii="Times New Roman" w:eastAsia="宋体" w:hAnsi="Times New Roman" w:hint="eastAsia"/>
            <w:kern w:val="0"/>
            <w:sz w:val="24"/>
            <w:szCs w:val="24"/>
          </w:rPr>
          <w:t>类别</w:t>
        </w:r>
      </w:ins>
      <w:ins w:id="1002" w:author="Jim Xie (RD-AS)" w:date="2024-11-08T13:33:00Z">
        <w:r>
          <w:rPr>
            <w:rFonts w:ascii="Times New Roman" w:eastAsia="宋体" w:hAnsi="Times New Roman" w:hint="eastAsia"/>
            <w:kern w:val="0"/>
            <w:sz w:val="24"/>
            <w:szCs w:val="24"/>
          </w:rPr>
          <w:t>为攻击类型。</w:t>
        </w:r>
      </w:ins>
    </w:p>
    <w:p w14:paraId="3AAA4344" w14:textId="00E98C70" w:rsidR="003455CC" w:rsidRPr="008729CB" w:rsidRDefault="00236A11" w:rsidP="003455CC">
      <w:pPr>
        <w:spacing w:line="360" w:lineRule="auto"/>
        <w:ind w:firstLineChars="200" w:firstLine="420"/>
        <w:rPr>
          <w:ins w:id="1003" w:author="Jim Xie (RD-AS)" w:date="2024-11-08T13:30:00Z"/>
          <w:rFonts w:eastAsia="宋体"/>
          <w:rPrChange w:id="1004" w:author="Jim Xie (RD-AS)" w:date="2024-11-08T13:34:00Z">
            <w:rPr>
              <w:ins w:id="1005" w:author="Jim Xie (RD-AS)" w:date="2024-11-08T13:30:00Z"/>
              <w:rFonts w:ascii="Times New Roman" w:eastAsia="宋体" w:hAnsi="Times New Roman"/>
              <w:kern w:val="0"/>
              <w:sz w:val="24"/>
              <w:szCs w:val="24"/>
            </w:rPr>
          </w:rPrChange>
        </w:rPr>
      </w:pPr>
      <m:oMathPara>
        <m:oMath>
          <m:sSup>
            <m:sSupPr>
              <m:ctrlPr>
                <w:ins w:id="1006" w:author="Jim Xie (RD-AS)" w:date="2024-11-08T13:39:00Z">
                  <w:rPr>
                    <w:rFonts w:ascii="Cambria Math" w:eastAsia="宋体" w:hAnsi="Cambria Math"/>
                    <w:i/>
                  </w:rPr>
                </w:ins>
              </m:ctrlPr>
            </m:sSupPr>
            <m:e>
              <m:r>
                <w:ins w:id="1007" w:author="Jim Xie (RD-AS)" w:date="2024-11-08T13:39:00Z">
                  <w:rPr>
                    <w:rFonts w:ascii="Cambria Math" w:eastAsia="宋体" w:hAnsi="Cambria Math"/>
                  </w:rPr>
                  <m:t>c</m:t>
                </w:ins>
              </m:r>
            </m:e>
            <m:sup>
              <m:r>
                <w:ins w:id="1008" w:author="Jim Xie (RD-AS)" w:date="2024-11-08T13:39:00Z">
                  <w:rPr>
                    <w:rFonts w:ascii="Cambria Math" w:eastAsia="宋体" w:hAnsi="Cambria Math"/>
                  </w:rPr>
                  <m:t>*</m:t>
                </w:ins>
              </m:r>
            </m:sup>
          </m:sSup>
          <m:r>
            <w:ins w:id="1009" w:author="Jim Xie (RD-AS)" w:date="2024-11-08T13:39:00Z">
              <w:rPr>
                <w:rFonts w:ascii="Cambria Math" w:eastAsia="宋体" w:hAnsi="Cambria Math"/>
              </w:rPr>
              <m:t>=</m:t>
            </w:ins>
          </m:r>
          <m:sSub>
            <m:sSubPr>
              <m:ctrlPr>
                <w:ins w:id="1010" w:author="Jim Xie (RD-AS)" w:date="2024-11-08T13:39:00Z">
                  <w:rPr>
                    <w:rFonts w:ascii="Cambria Math" w:eastAsia="宋体" w:hAnsi="Cambria Math"/>
                    <w:i/>
                  </w:rPr>
                </w:ins>
              </m:ctrlPr>
            </m:sSubPr>
            <m:e>
              <m:r>
                <w:ins w:id="1011" w:author="Jim Xie (RD-AS)" w:date="2024-11-08T13:39:00Z">
                  <w:rPr>
                    <w:rFonts w:ascii="Cambria Math" w:eastAsia="宋体" w:hAnsi="Cambria Math"/>
                  </w:rPr>
                  <m:t>argmin</m:t>
                </w:ins>
              </m:r>
            </m:e>
            <m:sub>
              <m:r>
                <w:ins w:id="1012" w:author="Jim Xie (RD-AS)" w:date="2024-11-08T13:39:00Z">
                  <w:rPr>
                    <w:rFonts w:ascii="Cambria Math" w:eastAsia="宋体" w:hAnsi="Cambria Math"/>
                  </w:rPr>
                  <m:t>i</m:t>
                </w:ins>
              </m:r>
            </m:sub>
          </m:sSub>
          <m:r>
            <w:ins w:id="1013" w:author="Jim Xie (RD-AS)" w:date="2024-11-08T13:39:00Z">
              <w:rPr>
                <w:rFonts w:ascii="Cambria Math" w:eastAsia="宋体" w:hAnsi="Cambria Math"/>
              </w:rPr>
              <m:t>(1-</m:t>
            </w:ins>
          </m:r>
          <m:f>
            <m:fPr>
              <m:ctrlPr>
                <w:ins w:id="1014" w:author="Jim Xie (RD-AS)" w:date="2024-11-08T13:39:00Z">
                  <w:rPr>
                    <w:rFonts w:ascii="Cambria Math" w:eastAsia="宋体" w:hAnsi="Cambria Math"/>
                    <w:i/>
                  </w:rPr>
                </w:ins>
              </m:ctrlPr>
            </m:fPr>
            <m:num>
              <m:r>
                <w:ins w:id="1015" w:author="Jim Xie (RD-AS)" w:date="2024-11-08T13:40:00Z">
                  <w:rPr>
                    <w:rFonts w:ascii="Cambria Math" w:eastAsia="宋体" w:hAnsi="Cambria Math"/>
                  </w:rPr>
                  <m:t>y∙</m:t>
                </w:ins>
              </m:r>
              <m:sSub>
                <m:sSubPr>
                  <m:ctrlPr>
                    <w:ins w:id="1016" w:author="Jim Xie (RD-AS)" w:date="2024-11-08T13:40:00Z">
                      <w:rPr>
                        <w:rFonts w:ascii="Cambria Math" w:eastAsia="宋体" w:hAnsi="Cambria Math"/>
                        <w:i/>
                      </w:rPr>
                    </w:ins>
                  </m:ctrlPr>
                </m:sSubPr>
                <m:e>
                  <m:r>
                    <w:ins w:id="1017" w:author="Jim Xie (RD-AS)" w:date="2024-11-08T13:40:00Z">
                      <w:rPr>
                        <w:rFonts w:ascii="Cambria Math" w:eastAsia="宋体" w:hAnsi="Cambria Math"/>
                      </w:rPr>
                      <m:t>x</m:t>
                    </w:ins>
                  </m:r>
                </m:e>
                <m:sub>
                  <m:r>
                    <w:ins w:id="1018" w:author="Jim Xie (RD-AS)" w:date="2024-11-08T13:40:00Z">
                      <w:rPr>
                        <w:rFonts w:ascii="Cambria Math" w:eastAsia="宋体" w:hAnsi="Cambria Math"/>
                      </w:rPr>
                      <m:t>i</m:t>
                    </w:ins>
                  </m:r>
                </m:sub>
              </m:sSub>
            </m:num>
            <m:den>
              <m:d>
                <m:dPr>
                  <m:begChr m:val="‖"/>
                  <m:endChr m:val="‖"/>
                  <m:ctrlPr>
                    <w:ins w:id="1019" w:author="Jim Xie (RD-AS)" w:date="2024-11-08T13:41:00Z">
                      <w:rPr>
                        <w:rFonts w:ascii="Cambria Math" w:eastAsia="宋体" w:hAnsi="Cambria Math"/>
                        <w:i/>
                      </w:rPr>
                    </w:ins>
                  </m:ctrlPr>
                </m:dPr>
                <m:e>
                  <m:r>
                    <w:ins w:id="1020" w:author="Jim Xie (RD-AS)" w:date="2024-11-08T13:41:00Z">
                      <w:rPr>
                        <w:rFonts w:ascii="Cambria Math" w:eastAsia="宋体" w:hAnsi="Cambria Math"/>
                      </w:rPr>
                      <m:t>y</m:t>
                    </w:ins>
                  </m:r>
                </m:e>
              </m:d>
              <m:d>
                <m:dPr>
                  <m:begChr m:val="‖"/>
                  <m:endChr m:val="‖"/>
                  <m:ctrlPr>
                    <w:ins w:id="1021" w:author="Jim Xie (RD-AS)" w:date="2024-11-08T13:41:00Z">
                      <w:rPr>
                        <w:rFonts w:ascii="Cambria Math" w:eastAsia="宋体" w:hAnsi="Cambria Math"/>
                        <w:i/>
                      </w:rPr>
                    </w:ins>
                  </m:ctrlPr>
                </m:dPr>
                <m:e>
                  <m:sSub>
                    <m:sSubPr>
                      <m:ctrlPr>
                        <w:ins w:id="1022" w:author="Jim Xie (RD-AS)" w:date="2024-11-08T13:41:00Z">
                          <w:rPr>
                            <w:rFonts w:ascii="Cambria Math" w:eastAsia="宋体" w:hAnsi="Cambria Math"/>
                            <w:i/>
                          </w:rPr>
                        </w:ins>
                      </m:ctrlPr>
                    </m:sSubPr>
                    <m:e>
                      <m:r>
                        <w:ins w:id="1023" w:author="Jim Xie (RD-AS)" w:date="2024-11-08T13:41:00Z">
                          <w:rPr>
                            <w:rFonts w:ascii="Cambria Math" w:eastAsia="宋体" w:hAnsi="Cambria Math"/>
                          </w:rPr>
                          <m:t>x</m:t>
                        </w:ins>
                      </m:r>
                    </m:e>
                    <m:sub>
                      <m:r>
                        <w:ins w:id="1024" w:author="Jim Xie (RD-AS)" w:date="2024-11-08T13:41:00Z">
                          <w:rPr>
                            <w:rFonts w:ascii="Cambria Math" w:eastAsia="宋体" w:hAnsi="Cambria Math"/>
                          </w:rPr>
                          <m:t>i</m:t>
                        </w:ins>
                      </m:r>
                    </m:sub>
                  </m:sSub>
                </m:e>
              </m:d>
            </m:den>
          </m:f>
          <m:r>
            <w:ins w:id="1025" w:author="Jim Xie (RD-AS)" w:date="2024-11-08T13:39:00Z">
              <w:rPr>
                <w:rFonts w:ascii="Cambria Math" w:eastAsia="宋体" w:hAnsi="Cambria Math"/>
              </w:rPr>
              <m:t>)</m:t>
            </w:ins>
          </m:r>
        </m:oMath>
      </m:oMathPara>
    </w:p>
    <w:p w14:paraId="2022B915" w14:textId="59810C40" w:rsidR="00876C09" w:rsidRPr="003A1FA5" w:rsidRDefault="006875C8" w:rsidP="00876C09">
      <w:pPr>
        <w:spacing w:line="360" w:lineRule="auto"/>
        <w:ind w:firstLineChars="200" w:firstLine="480"/>
        <w:rPr>
          <w:ins w:id="1026" w:author="Jim Xie (RD-AS)" w:date="2024-11-08T13:30:00Z"/>
          <w:rFonts w:ascii="Times New Roman" w:eastAsia="宋体" w:hAnsi="Times New Roman"/>
          <w:kern w:val="0"/>
          <w:sz w:val="24"/>
          <w:szCs w:val="24"/>
        </w:rPr>
      </w:pPr>
      <w:ins w:id="1027" w:author="Jim Xie (RD-AS)" w:date="2024-11-08T13:44:00Z">
        <w:r>
          <w:rPr>
            <w:rFonts w:ascii="Times New Roman" w:eastAsia="宋体" w:hAnsi="Times New Roman" w:hint="eastAsia"/>
            <w:kern w:val="0"/>
            <w:sz w:val="24"/>
            <w:szCs w:val="24"/>
          </w:rPr>
          <w:t>模型选择：</w:t>
        </w:r>
        <w:r w:rsidR="00AF6C7D">
          <w:rPr>
            <w:rFonts w:ascii="Times New Roman" w:eastAsia="宋体" w:hAnsi="Times New Roman" w:hint="eastAsia"/>
            <w:kern w:val="0"/>
            <w:sz w:val="24"/>
            <w:szCs w:val="24"/>
          </w:rPr>
          <w:t>本文</w:t>
        </w:r>
      </w:ins>
      <w:ins w:id="1028" w:author="Jim Xie (RD-AS)" w:date="2024-11-08T13:45:00Z">
        <w:r w:rsidR="00AF6C7D">
          <w:rPr>
            <w:rFonts w:ascii="Times New Roman" w:eastAsia="宋体" w:hAnsi="Times New Roman" w:hint="eastAsia"/>
            <w:kern w:val="0"/>
            <w:sz w:val="24"/>
            <w:szCs w:val="24"/>
          </w:rPr>
          <w:t>使用</w:t>
        </w:r>
      </w:ins>
      <w:ins w:id="1029" w:author="Jim Xie (RD-AS)" w:date="2024-11-08T13:44:00Z">
        <w:r w:rsidR="00AF6C7D">
          <w:rPr>
            <w:rFonts w:ascii="Times New Roman" w:eastAsia="宋体" w:hAnsi="Times New Roman" w:hint="eastAsia"/>
            <w:kern w:val="0"/>
            <w:sz w:val="24"/>
            <w:szCs w:val="24"/>
          </w:rPr>
          <w:t>二分类模型和回归模型</w:t>
        </w:r>
      </w:ins>
      <w:ins w:id="1030" w:author="Jim Xie (RD-AS)" w:date="2024-11-08T13:45:00Z">
        <w:r w:rsidR="00AF6C7D">
          <w:rPr>
            <w:rFonts w:ascii="Times New Roman" w:eastAsia="宋体" w:hAnsi="Times New Roman" w:hint="eastAsia"/>
            <w:kern w:val="0"/>
            <w:sz w:val="24"/>
            <w:szCs w:val="24"/>
          </w:rPr>
          <w:t>与超参数如表所示。</w:t>
        </w:r>
      </w:ins>
    </w:p>
    <w:tbl>
      <w:tblPr>
        <w:tblStyle w:val="af4"/>
        <w:tblW w:w="0" w:type="auto"/>
        <w:tblLook w:val="04A0" w:firstRow="1" w:lastRow="0" w:firstColumn="1" w:lastColumn="0" w:noHBand="0" w:noVBand="1"/>
      </w:tblPr>
      <w:tblGrid>
        <w:gridCol w:w="2765"/>
        <w:gridCol w:w="2765"/>
        <w:gridCol w:w="2766"/>
      </w:tblGrid>
      <w:tr w:rsidR="00A12A6A" w14:paraId="4E5F46FD" w14:textId="77777777" w:rsidTr="00A12A6A">
        <w:trPr>
          <w:ins w:id="1031" w:author="Jim Xie (RD-AS)" w:date="2024-11-08T13:46:00Z"/>
        </w:trPr>
        <w:tc>
          <w:tcPr>
            <w:tcW w:w="2765" w:type="dxa"/>
          </w:tcPr>
          <w:p w14:paraId="3A46CBE2" w14:textId="5D630FD4" w:rsidR="00A12A6A" w:rsidRDefault="00A12A6A" w:rsidP="00E815C7">
            <w:pPr>
              <w:spacing w:line="360" w:lineRule="auto"/>
              <w:rPr>
                <w:ins w:id="1032" w:author="Jim Xie (RD-AS)" w:date="2024-11-08T13:46:00Z"/>
                <w:rFonts w:eastAsia="宋体"/>
              </w:rPr>
            </w:pPr>
            <w:ins w:id="1033" w:author="Jim Xie (RD-AS)" w:date="2024-11-08T13:46:00Z">
              <w:r>
                <w:rPr>
                  <w:rFonts w:eastAsia="宋体" w:hint="eastAsia"/>
                </w:rPr>
                <w:t>类别</w:t>
              </w:r>
            </w:ins>
          </w:p>
        </w:tc>
        <w:tc>
          <w:tcPr>
            <w:tcW w:w="2765" w:type="dxa"/>
          </w:tcPr>
          <w:p w14:paraId="49087704" w14:textId="2193FB84" w:rsidR="00A12A6A" w:rsidRDefault="00A12A6A" w:rsidP="00E815C7">
            <w:pPr>
              <w:spacing w:line="360" w:lineRule="auto"/>
              <w:rPr>
                <w:ins w:id="1034" w:author="Jim Xie (RD-AS)" w:date="2024-11-08T13:46:00Z"/>
                <w:rFonts w:eastAsia="宋体" w:hint="eastAsia"/>
              </w:rPr>
            </w:pPr>
            <w:ins w:id="1035" w:author="Jim Xie (RD-AS)" w:date="2024-11-08T13:46:00Z">
              <w:r>
                <w:rPr>
                  <w:rFonts w:eastAsia="宋体" w:hint="eastAsia"/>
                </w:rPr>
                <w:t>模型</w:t>
              </w:r>
            </w:ins>
          </w:p>
        </w:tc>
        <w:tc>
          <w:tcPr>
            <w:tcW w:w="2766" w:type="dxa"/>
          </w:tcPr>
          <w:p w14:paraId="64CAAD17" w14:textId="7EE1705D" w:rsidR="00A12A6A" w:rsidRDefault="00A12A6A" w:rsidP="00E815C7">
            <w:pPr>
              <w:spacing w:line="360" w:lineRule="auto"/>
              <w:rPr>
                <w:ins w:id="1036" w:author="Jim Xie (RD-AS)" w:date="2024-11-08T13:46:00Z"/>
                <w:rFonts w:eastAsia="宋体"/>
              </w:rPr>
            </w:pPr>
            <w:ins w:id="1037" w:author="Jim Xie (RD-AS)" w:date="2024-11-08T13:46:00Z">
              <w:r>
                <w:rPr>
                  <w:rFonts w:eastAsia="宋体" w:hint="eastAsia"/>
                </w:rPr>
                <w:t>超参数</w:t>
              </w:r>
            </w:ins>
          </w:p>
        </w:tc>
      </w:tr>
      <w:tr w:rsidR="00A12A6A" w14:paraId="009435F0" w14:textId="77777777" w:rsidTr="00A12A6A">
        <w:trPr>
          <w:ins w:id="1038" w:author="Jim Xie (RD-AS)" w:date="2024-11-08T13:46:00Z"/>
        </w:trPr>
        <w:tc>
          <w:tcPr>
            <w:tcW w:w="2765" w:type="dxa"/>
          </w:tcPr>
          <w:p w14:paraId="38332683" w14:textId="1D71AE2D" w:rsidR="00A12A6A" w:rsidRDefault="00A12A6A" w:rsidP="00E815C7">
            <w:pPr>
              <w:spacing w:line="360" w:lineRule="auto"/>
              <w:rPr>
                <w:ins w:id="1039" w:author="Jim Xie (RD-AS)" w:date="2024-11-08T13:46:00Z"/>
                <w:rFonts w:eastAsia="宋体"/>
              </w:rPr>
            </w:pPr>
            <w:ins w:id="1040" w:author="Jim Xie (RD-AS)" w:date="2024-11-08T13:46:00Z">
              <w:r>
                <w:rPr>
                  <w:rFonts w:eastAsia="宋体" w:hint="eastAsia"/>
                </w:rPr>
                <w:t>分类模型</w:t>
              </w:r>
            </w:ins>
          </w:p>
        </w:tc>
        <w:tc>
          <w:tcPr>
            <w:tcW w:w="2765" w:type="dxa"/>
          </w:tcPr>
          <w:p w14:paraId="1D5937D3" w14:textId="77777777" w:rsidR="00A12A6A" w:rsidRDefault="00A12A6A" w:rsidP="00E815C7">
            <w:pPr>
              <w:spacing w:line="360" w:lineRule="auto"/>
              <w:rPr>
                <w:ins w:id="1041" w:author="Jim Xie (RD-AS)" w:date="2024-11-08T13:46:00Z"/>
                <w:rFonts w:eastAsia="宋体"/>
              </w:rPr>
            </w:pPr>
          </w:p>
        </w:tc>
        <w:tc>
          <w:tcPr>
            <w:tcW w:w="2766" w:type="dxa"/>
          </w:tcPr>
          <w:p w14:paraId="02BF5107" w14:textId="77777777" w:rsidR="00A12A6A" w:rsidRDefault="00A12A6A" w:rsidP="00E815C7">
            <w:pPr>
              <w:spacing w:line="360" w:lineRule="auto"/>
              <w:rPr>
                <w:ins w:id="1042" w:author="Jim Xie (RD-AS)" w:date="2024-11-08T13:46:00Z"/>
                <w:rFonts w:eastAsia="宋体"/>
              </w:rPr>
            </w:pPr>
          </w:p>
        </w:tc>
      </w:tr>
      <w:tr w:rsidR="00A12A6A" w14:paraId="70B7055A" w14:textId="77777777" w:rsidTr="00A12A6A">
        <w:trPr>
          <w:ins w:id="1043" w:author="Jim Xie (RD-AS)" w:date="2024-11-08T13:46:00Z"/>
        </w:trPr>
        <w:tc>
          <w:tcPr>
            <w:tcW w:w="2765" w:type="dxa"/>
          </w:tcPr>
          <w:p w14:paraId="25F60255" w14:textId="115201AA" w:rsidR="00A12A6A" w:rsidRDefault="00A12A6A" w:rsidP="00E815C7">
            <w:pPr>
              <w:spacing w:line="360" w:lineRule="auto"/>
              <w:rPr>
                <w:ins w:id="1044" w:author="Jim Xie (RD-AS)" w:date="2024-11-08T13:46:00Z"/>
                <w:rFonts w:eastAsia="宋体" w:hint="eastAsia"/>
              </w:rPr>
            </w:pPr>
            <w:ins w:id="1045" w:author="Jim Xie (RD-AS)" w:date="2024-11-08T13:46:00Z">
              <w:r>
                <w:rPr>
                  <w:rFonts w:eastAsia="宋体" w:hint="eastAsia"/>
                </w:rPr>
                <w:t>回归模型</w:t>
              </w:r>
            </w:ins>
          </w:p>
        </w:tc>
        <w:tc>
          <w:tcPr>
            <w:tcW w:w="2765" w:type="dxa"/>
          </w:tcPr>
          <w:p w14:paraId="69C44C98" w14:textId="77777777" w:rsidR="00A12A6A" w:rsidRDefault="00A12A6A" w:rsidP="00E815C7">
            <w:pPr>
              <w:spacing w:line="360" w:lineRule="auto"/>
              <w:rPr>
                <w:ins w:id="1046" w:author="Jim Xie (RD-AS)" w:date="2024-11-08T13:46:00Z"/>
                <w:rFonts w:eastAsia="宋体"/>
              </w:rPr>
            </w:pPr>
          </w:p>
        </w:tc>
        <w:tc>
          <w:tcPr>
            <w:tcW w:w="2766" w:type="dxa"/>
          </w:tcPr>
          <w:p w14:paraId="2ABB5BA1" w14:textId="77777777" w:rsidR="00A12A6A" w:rsidRDefault="00A12A6A" w:rsidP="00E815C7">
            <w:pPr>
              <w:spacing w:line="360" w:lineRule="auto"/>
              <w:rPr>
                <w:ins w:id="1047" w:author="Jim Xie (RD-AS)" w:date="2024-11-08T13:46:00Z"/>
                <w:rFonts w:eastAsia="宋体"/>
              </w:rPr>
            </w:pPr>
          </w:p>
        </w:tc>
      </w:tr>
    </w:tbl>
    <w:p w14:paraId="07227E3C" w14:textId="31567729" w:rsidR="00394400" w:rsidRPr="00394400" w:rsidRDefault="00394400" w:rsidP="00E815C7">
      <w:pPr>
        <w:spacing w:line="360" w:lineRule="auto"/>
        <w:ind w:firstLineChars="200" w:firstLine="420"/>
        <w:rPr>
          <w:ins w:id="1048" w:author="Jim Xie (RD-AS)" w:date="2024-11-08T13:27:00Z"/>
          <w:rFonts w:eastAsia="宋体"/>
          <w:rPrChange w:id="1049" w:author="Jim Xie (RD-AS)" w:date="2024-11-08T13:27:00Z">
            <w:rPr>
              <w:ins w:id="1050" w:author="Jim Xie (RD-AS)" w:date="2024-11-08T13:27:00Z"/>
              <w:rFonts w:ascii="Times New Roman" w:eastAsia="宋体" w:hAnsi="Times New Roman"/>
              <w:sz w:val="24"/>
              <w:szCs w:val="24"/>
            </w:rPr>
          </w:rPrChange>
        </w:rPr>
        <w:pPrChange w:id="1051" w:author="Jim Xie (RD-AS)" w:date="2024-11-08T13:28:00Z">
          <w:pPr>
            <w:numPr>
              <w:ilvl w:val="1"/>
              <w:numId w:val="2"/>
            </w:numPr>
            <w:spacing w:line="360" w:lineRule="auto"/>
            <w:ind w:left="420" w:hanging="420"/>
          </w:pPr>
        </w:pPrChange>
      </w:pPr>
    </w:p>
    <w:p w14:paraId="075916D5" w14:textId="77777777" w:rsidR="00FC7999" w:rsidRPr="00A12A6A" w:rsidRDefault="00FC7999" w:rsidP="00D36619">
      <w:pPr>
        <w:spacing w:line="360" w:lineRule="auto"/>
        <w:rPr>
          <w:ins w:id="1052" w:author="Jim Xie (RD-AS)" w:date="2024-11-08T10:14:00Z"/>
          <w:rFonts w:ascii="Times New Roman" w:eastAsia="宋体" w:hAnsi="Times New Roman"/>
          <w:sz w:val="24"/>
          <w:szCs w:val="24"/>
        </w:rPr>
        <w:pPrChange w:id="1053" w:author="Jim Xie (RD-AS)" w:date="2024-11-08T13:42:00Z">
          <w:pPr>
            <w:numPr>
              <w:ilvl w:val="1"/>
              <w:numId w:val="2"/>
            </w:numPr>
            <w:spacing w:line="360" w:lineRule="auto"/>
            <w:ind w:left="420" w:hanging="420"/>
          </w:pPr>
        </w:pPrChange>
      </w:pPr>
    </w:p>
    <w:p w14:paraId="69CB4C26" w14:textId="77777777" w:rsidR="007C0252" w:rsidRPr="00AF696B" w:rsidRDefault="007C0252">
      <w:pPr>
        <w:numPr>
          <w:ilvl w:val="1"/>
          <w:numId w:val="2"/>
        </w:numPr>
        <w:spacing w:line="360" w:lineRule="auto"/>
        <w:rPr>
          <w:rFonts w:ascii="Times New Roman" w:eastAsia="宋体" w:hAnsi="Times New Roman"/>
          <w:sz w:val="24"/>
          <w:szCs w:val="24"/>
          <w:rPrChange w:id="1054" w:author="Jim Xie (RD-AS)" w:date="2024-11-06T20:13:00Z">
            <w:rPr/>
          </w:rPrChange>
        </w:rPr>
        <w:pPrChange w:id="1055" w:author="Jim Xie (RD-AS)" w:date="2024-11-06T20:13:00Z">
          <w:pPr>
            <w:pStyle w:val="a9"/>
            <w:numPr>
              <w:numId w:val="3"/>
            </w:numPr>
            <w:spacing w:line="360" w:lineRule="auto"/>
            <w:ind w:left="440" w:hanging="440"/>
          </w:pPr>
        </w:pPrChange>
      </w:pPr>
    </w:p>
    <w:p w14:paraId="0BFE435F" w14:textId="77777777" w:rsidR="00051EA4" w:rsidRPr="001403FA" w:rsidDel="003776E6" w:rsidRDefault="00051EA4" w:rsidP="00051EA4">
      <w:pPr>
        <w:spacing w:line="360" w:lineRule="auto"/>
        <w:ind w:firstLineChars="200" w:firstLine="480"/>
        <w:rPr>
          <w:del w:id="1056" w:author="Jim Xie (RD-AS)" w:date="2024-11-06T21:22:00Z"/>
          <w:rFonts w:ascii="Times New Roman" w:eastAsia="宋体" w:hAnsi="Times New Roman"/>
          <w:kern w:val="0"/>
          <w:sz w:val="24"/>
          <w:szCs w:val="24"/>
        </w:rPr>
      </w:pPr>
      <w:del w:id="1057" w:author="Jim Xie (RD-AS)" w:date="2024-11-06T21:22:00Z">
        <w:r w:rsidRPr="001403FA" w:rsidDel="003776E6">
          <w:rPr>
            <w:rFonts w:ascii="Times New Roman" w:eastAsia="宋体" w:hAnsi="Times New Roman"/>
            <w:kern w:val="0"/>
            <w:sz w:val="24"/>
            <w:szCs w:val="24"/>
          </w:rPr>
          <w:delText>为应对原始流量数据中的缺失时序点，采用了插值技术，使用正常流量来填充缺失的数据点，确保时间序列的连续性。这种填充操作旨在提高时序数据的完整性，从而更好地提取特征。</w:delText>
        </w:r>
        <w:r w:rsidR="00FC615E" w:rsidDel="003776E6">
          <w:rPr>
            <w:rFonts w:ascii="Times New Roman" w:eastAsia="宋体" w:hAnsi="Times New Roman" w:hint="eastAsia"/>
            <w:kern w:val="0"/>
            <w:sz w:val="24"/>
            <w:szCs w:val="24"/>
          </w:rPr>
          <w:delText>图</w:delText>
        </w:r>
        <w:r w:rsidR="00FC615E" w:rsidDel="003776E6">
          <w:rPr>
            <w:rFonts w:ascii="Times New Roman" w:eastAsia="宋体" w:hAnsi="Times New Roman" w:hint="eastAsia"/>
            <w:kern w:val="0"/>
            <w:sz w:val="24"/>
            <w:szCs w:val="24"/>
          </w:rPr>
          <w:delText>2</w:delText>
        </w:r>
        <w:r w:rsidR="00FC615E" w:rsidDel="003776E6">
          <w:rPr>
            <w:rFonts w:ascii="Times New Roman" w:eastAsia="宋体" w:hAnsi="Times New Roman" w:hint="eastAsia"/>
            <w:kern w:val="0"/>
            <w:sz w:val="24"/>
            <w:szCs w:val="24"/>
          </w:rPr>
          <w:delText>展示了填充结果。</w:delText>
        </w:r>
      </w:del>
    </w:p>
    <w:p w14:paraId="346B5D64" w14:textId="77777777" w:rsidR="006337D7" w:rsidDel="003776E6" w:rsidRDefault="00FD4A06" w:rsidP="00777F0F">
      <w:pPr>
        <w:spacing w:line="360" w:lineRule="auto"/>
        <w:jc w:val="center"/>
        <w:rPr>
          <w:del w:id="1058" w:author="Jim Xie (RD-AS)" w:date="2024-11-06T21:22:00Z"/>
          <w:rFonts w:ascii="Times New Roman" w:eastAsia="宋体" w:hAnsi="Times New Roman"/>
          <w:kern w:val="0"/>
          <w:sz w:val="24"/>
          <w:szCs w:val="24"/>
        </w:rPr>
      </w:pPr>
      <w:del w:id="1059" w:author="Jim Xie (RD-AS)" w:date="2024-11-06T21:22:00Z">
        <w:r>
          <w:rPr>
            <w:rFonts w:hint="eastAsia"/>
            <w:noProof/>
          </w:rPr>
          <w:object w:dxaOrig="15741" w:dyaOrig="6541" w14:anchorId="474E74CA">
            <v:shape id="_x0000_i1085" type="#_x0000_t75" alt="" style="width:415pt;height:172pt;mso-width-percent:0;mso-height-percent:0;mso-width-percent:0;mso-height-percent:0" o:ole="">
              <v:imagedata r:id="rId21" o:title=""/>
            </v:shape>
            <o:OLEObject Type="Embed" ProgID="Visio.Drawing.15" ShapeID="_x0000_i1085" DrawAspect="Content" ObjectID="_1792579133" r:id="rId22"/>
          </w:object>
        </w:r>
      </w:del>
    </w:p>
    <w:p w14:paraId="15EAA2EB" w14:textId="77777777" w:rsidR="006337D7" w:rsidRPr="006337D7" w:rsidDel="003776E6" w:rsidRDefault="00FC615E" w:rsidP="000B33FA">
      <w:pPr>
        <w:spacing w:line="360" w:lineRule="auto"/>
        <w:jc w:val="center"/>
        <w:rPr>
          <w:del w:id="1060" w:author="Jim Xie (RD-AS)" w:date="2024-11-06T21:22:00Z"/>
          <w:rFonts w:ascii="Times New Roman" w:eastAsia="宋体" w:hAnsi="Times New Roman"/>
          <w:kern w:val="0"/>
          <w:sz w:val="24"/>
          <w:szCs w:val="24"/>
        </w:rPr>
      </w:pPr>
      <w:del w:id="1061" w:author="Jim Xie (RD-AS)" w:date="2024-11-06T21:22:00Z">
        <w:r w:rsidDel="003776E6">
          <w:rPr>
            <w:rFonts w:ascii="Times New Roman" w:eastAsia="宋体" w:hAnsi="Times New Roman" w:hint="eastAsia"/>
            <w:kern w:val="0"/>
            <w:sz w:val="24"/>
            <w:szCs w:val="24"/>
          </w:rPr>
          <w:delText>图</w:delText>
        </w:r>
        <w:r w:rsidDel="003776E6">
          <w:rPr>
            <w:rFonts w:ascii="Times New Roman" w:eastAsia="宋体" w:hAnsi="Times New Roman" w:hint="eastAsia"/>
            <w:kern w:val="0"/>
            <w:sz w:val="24"/>
            <w:szCs w:val="24"/>
          </w:rPr>
          <w:delText xml:space="preserve">2 </w:delText>
        </w:r>
        <w:r w:rsidDel="003776E6">
          <w:rPr>
            <w:rFonts w:ascii="Times New Roman" w:eastAsia="宋体" w:hAnsi="Times New Roman" w:hint="eastAsia"/>
            <w:kern w:val="0"/>
            <w:sz w:val="24"/>
            <w:szCs w:val="24"/>
          </w:rPr>
          <w:delText>网络流量填充</w:delText>
        </w:r>
      </w:del>
    </w:p>
    <w:p w14:paraId="6578BFD3" w14:textId="054CE5A4" w:rsidR="006337D7" w:rsidDel="007C19A7" w:rsidRDefault="006337D7" w:rsidP="00DB45D5">
      <w:pPr>
        <w:spacing w:line="360" w:lineRule="auto"/>
        <w:rPr>
          <w:del w:id="1062" w:author="Jim Xie (RD-AS)" w:date="2024-11-07T16:05:00Z"/>
          <w:rFonts w:ascii="Times New Roman" w:eastAsia="宋体" w:hAnsi="Times New Roman"/>
          <w:kern w:val="0"/>
          <w:sz w:val="24"/>
          <w:szCs w:val="24"/>
        </w:rPr>
      </w:pPr>
    </w:p>
    <w:p w14:paraId="6463F32B" w14:textId="77777777" w:rsidR="00DB45D5" w:rsidDel="00FF2190" w:rsidRDefault="00DB45D5" w:rsidP="00DB45D5">
      <w:pPr>
        <w:pStyle w:val="a9"/>
        <w:numPr>
          <w:ilvl w:val="0"/>
          <w:numId w:val="3"/>
        </w:numPr>
        <w:spacing w:line="360" w:lineRule="auto"/>
        <w:rPr>
          <w:del w:id="1063" w:author="Jim Xie (RD-AS)" w:date="2024-11-06T22:10:00Z"/>
          <w:rFonts w:ascii="Times New Roman" w:eastAsia="宋体" w:hAnsi="Times New Roman"/>
          <w:kern w:val="0"/>
          <w:sz w:val="24"/>
          <w:szCs w:val="24"/>
        </w:rPr>
      </w:pPr>
      <w:del w:id="1064" w:author="Jim Xie (RD-AS)" w:date="2024-11-06T22:10:00Z">
        <w:r w:rsidDel="00FF2190">
          <w:rPr>
            <w:rFonts w:ascii="Times New Roman" w:eastAsia="宋体" w:hAnsi="Times New Roman" w:hint="eastAsia"/>
            <w:kern w:val="0"/>
            <w:sz w:val="24"/>
            <w:szCs w:val="24"/>
          </w:rPr>
          <w:delText>特征</w:delText>
        </w:r>
        <w:r w:rsidR="00D73E83" w:rsidDel="00FF2190">
          <w:rPr>
            <w:rFonts w:ascii="Times New Roman" w:eastAsia="宋体" w:hAnsi="Times New Roman" w:hint="eastAsia"/>
            <w:kern w:val="0"/>
            <w:sz w:val="24"/>
            <w:szCs w:val="24"/>
          </w:rPr>
          <w:delText>选择与</w:delText>
        </w:r>
        <w:r w:rsidDel="00FF2190">
          <w:rPr>
            <w:rFonts w:ascii="Times New Roman" w:eastAsia="宋体" w:hAnsi="Times New Roman" w:hint="eastAsia"/>
            <w:kern w:val="0"/>
            <w:sz w:val="24"/>
            <w:szCs w:val="24"/>
          </w:rPr>
          <w:delText>聚合</w:delText>
        </w:r>
      </w:del>
    </w:p>
    <w:p w14:paraId="69749993" w14:textId="77777777" w:rsidR="00D73E83" w:rsidDel="00FF2190" w:rsidRDefault="00D73E83" w:rsidP="00DB45D5">
      <w:pPr>
        <w:spacing w:line="360" w:lineRule="auto"/>
        <w:ind w:firstLineChars="200" w:firstLine="480"/>
        <w:rPr>
          <w:del w:id="1065" w:author="Jim Xie (RD-AS)" w:date="2024-11-06T22:10:00Z"/>
          <w:rFonts w:ascii="Times New Roman" w:eastAsia="宋体" w:hAnsi="Times New Roman"/>
          <w:kern w:val="0"/>
          <w:sz w:val="24"/>
          <w:szCs w:val="24"/>
        </w:rPr>
      </w:pPr>
      <w:del w:id="1066" w:author="Jim Xie (RD-AS)" w:date="2024-11-06T22:10:00Z">
        <w:r w:rsidDel="00FF2190">
          <w:rPr>
            <w:rFonts w:ascii="Times New Roman" w:eastAsia="宋体" w:hAnsi="Times New Roman" w:hint="eastAsia"/>
            <w:kern w:val="0"/>
            <w:sz w:val="24"/>
            <w:szCs w:val="24"/>
          </w:rPr>
          <w:delText>本研究首先对各攻击类型的特征进行筛选，去掉原始包中与攻击无关的内容。表</w:delText>
        </w:r>
        <w:r w:rsidR="00BB0C37" w:rsidDel="00FF2190">
          <w:rPr>
            <w:rFonts w:ascii="Times New Roman" w:eastAsia="宋体" w:hAnsi="Times New Roman" w:hint="eastAsia"/>
            <w:kern w:val="0"/>
            <w:sz w:val="24"/>
            <w:szCs w:val="24"/>
          </w:rPr>
          <w:delText>1</w:delText>
        </w:r>
        <w:r w:rsidDel="00FF2190">
          <w:rPr>
            <w:rFonts w:ascii="Times New Roman" w:eastAsia="宋体" w:hAnsi="Times New Roman" w:hint="eastAsia"/>
            <w:kern w:val="0"/>
            <w:sz w:val="24"/>
            <w:szCs w:val="24"/>
          </w:rPr>
          <w:delText>中为各攻击类型选取的特征</w:delText>
        </w:r>
        <w:r w:rsidR="00467D9F" w:rsidDel="00FF2190">
          <w:rPr>
            <w:rFonts w:ascii="Times New Roman" w:eastAsia="宋体" w:hAnsi="Times New Roman" w:hint="eastAsia"/>
            <w:kern w:val="0"/>
            <w:sz w:val="24"/>
            <w:szCs w:val="24"/>
          </w:rPr>
          <w:delText>数量</w:delText>
        </w:r>
        <w:r w:rsidDel="00FF2190">
          <w:rPr>
            <w:rFonts w:ascii="Times New Roman" w:eastAsia="宋体" w:hAnsi="Times New Roman" w:hint="eastAsia"/>
            <w:kern w:val="0"/>
            <w:sz w:val="24"/>
            <w:szCs w:val="24"/>
          </w:rPr>
          <w:delText>。</w:delText>
        </w:r>
      </w:del>
    </w:p>
    <w:p w14:paraId="39349E41" w14:textId="77777777" w:rsidR="00BB0C37" w:rsidRPr="00BB0C37" w:rsidDel="00FF2190" w:rsidRDefault="00BB0C37" w:rsidP="00BB0C37">
      <w:pPr>
        <w:spacing w:line="360" w:lineRule="auto"/>
        <w:ind w:firstLineChars="200" w:firstLine="480"/>
        <w:jc w:val="center"/>
        <w:rPr>
          <w:del w:id="1067" w:author="Jim Xie (RD-AS)" w:date="2024-11-06T22:10:00Z"/>
          <w:rFonts w:ascii="Times New Roman" w:eastAsia="宋体" w:hAnsi="Times New Roman"/>
          <w:kern w:val="0"/>
          <w:sz w:val="24"/>
          <w:szCs w:val="24"/>
        </w:rPr>
      </w:pPr>
      <w:del w:id="1068" w:author="Jim Xie (RD-AS)" w:date="2024-11-06T22:10:00Z">
        <w:r w:rsidDel="00FF2190">
          <w:rPr>
            <w:rFonts w:ascii="Times New Roman" w:eastAsia="宋体" w:hAnsi="Times New Roman" w:hint="eastAsia"/>
            <w:kern w:val="0"/>
            <w:sz w:val="24"/>
            <w:szCs w:val="24"/>
          </w:rPr>
          <w:delText>表</w:delText>
        </w:r>
        <w:r w:rsidDel="00FF2190">
          <w:rPr>
            <w:rFonts w:ascii="Times New Roman" w:eastAsia="宋体" w:hAnsi="Times New Roman" w:hint="eastAsia"/>
            <w:kern w:val="0"/>
            <w:sz w:val="24"/>
            <w:szCs w:val="24"/>
          </w:rPr>
          <w:delText xml:space="preserve">1 </w:delText>
        </w:r>
        <w:r w:rsidDel="00FF2190">
          <w:rPr>
            <w:rFonts w:ascii="Times New Roman" w:eastAsia="宋体" w:hAnsi="Times New Roman" w:hint="eastAsia"/>
            <w:kern w:val="0"/>
            <w:sz w:val="24"/>
            <w:szCs w:val="24"/>
          </w:rPr>
          <w:delText>各攻击类型选取的特征数量</w:delText>
        </w:r>
      </w:del>
    </w:p>
    <w:tbl>
      <w:tblPr>
        <w:tblW w:w="0" w:type="auto"/>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551"/>
        <w:gridCol w:w="993"/>
        <w:gridCol w:w="2395"/>
        <w:gridCol w:w="992"/>
      </w:tblGrid>
      <w:tr w:rsidR="00467D9F" w:rsidRPr="00992599" w:rsidDel="00FF2190" w14:paraId="7B3C442E" w14:textId="77777777" w:rsidTr="00467D9F">
        <w:trPr>
          <w:cantSplit/>
          <w:jc w:val="center"/>
          <w:del w:id="1069" w:author="Jim Xie (RD-AS)" w:date="2024-11-06T22:10:00Z"/>
        </w:trPr>
        <w:tc>
          <w:tcPr>
            <w:tcW w:w="2551" w:type="dxa"/>
            <w:tcBorders>
              <w:top w:val="single" w:sz="12" w:space="0" w:color="auto"/>
              <w:bottom w:val="single" w:sz="4" w:space="0" w:color="auto"/>
            </w:tcBorders>
            <w:tcMar>
              <w:top w:w="75" w:type="dxa"/>
              <w:left w:w="75" w:type="dxa"/>
              <w:bottom w:w="75" w:type="dxa"/>
              <w:right w:w="75" w:type="dxa"/>
            </w:tcMar>
            <w:vAlign w:val="center"/>
            <w:hideMark/>
          </w:tcPr>
          <w:p w14:paraId="32A7F523" w14:textId="77777777" w:rsidR="00467D9F" w:rsidRPr="005E3C89" w:rsidDel="00FF2190" w:rsidRDefault="00467D9F" w:rsidP="00756083">
            <w:pPr>
              <w:pStyle w:val="af2"/>
              <w:rPr>
                <w:del w:id="1070" w:author="Jim Xie (RD-AS)" w:date="2024-11-06T22:10:00Z"/>
                <w:rFonts w:ascii="宋体" w:eastAsia="宋体" w:hAnsi="宋体" w:cs="宋体"/>
                <w:sz w:val="21"/>
                <w:szCs w:val="21"/>
              </w:rPr>
            </w:pPr>
            <w:del w:id="1071" w:author="Jim Xie (RD-AS)" w:date="2024-11-06T22:10:00Z">
              <w:r w:rsidRPr="00992599" w:rsidDel="00FF2190">
                <w:rPr>
                  <w:sz w:val="21"/>
                  <w:szCs w:val="21"/>
                </w:rPr>
                <w:delText>攻击类型</w:delText>
              </w:r>
            </w:del>
          </w:p>
        </w:tc>
        <w:tc>
          <w:tcPr>
            <w:tcW w:w="993" w:type="dxa"/>
            <w:tcBorders>
              <w:top w:val="single" w:sz="12" w:space="0" w:color="auto"/>
              <w:bottom w:val="single" w:sz="4" w:space="0" w:color="auto"/>
            </w:tcBorders>
            <w:tcMar>
              <w:top w:w="75" w:type="dxa"/>
              <w:left w:w="75" w:type="dxa"/>
              <w:bottom w:w="75" w:type="dxa"/>
              <w:right w:w="75" w:type="dxa"/>
            </w:tcMar>
            <w:vAlign w:val="center"/>
            <w:hideMark/>
          </w:tcPr>
          <w:p w14:paraId="70740B2A" w14:textId="77777777" w:rsidR="00467D9F" w:rsidRPr="00992599" w:rsidDel="00FF2190" w:rsidRDefault="00467D9F" w:rsidP="00756083">
            <w:pPr>
              <w:pStyle w:val="af2"/>
              <w:rPr>
                <w:del w:id="1072" w:author="Jim Xie (RD-AS)" w:date="2024-11-06T22:10:00Z"/>
                <w:sz w:val="21"/>
                <w:szCs w:val="21"/>
              </w:rPr>
            </w:pPr>
            <w:del w:id="1073" w:author="Jim Xie (RD-AS)" w:date="2024-11-06T22:10:00Z">
              <w:r w:rsidRPr="00992599" w:rsidDel="00FF2190">
                <w:rPr>
                  <w:sz w:val="21"/>
                  <w:szCs w:val="21"/>
                </w:rPr>
                <w:delText>特征数量</w:delText>
              </w:r>
            </w:del>
          </w:p>
        </w:tc>
        <w:tc>
          <w:tcPr>
            <w:tcW w:w="2395" w:type="dxa"/>
            <w:tcBorders>
              <w:top w:val="single" w:sz="12" w:space="0" w:color="auto"/>
              <w:bottom w:val="single" w:sz="4" w:space="0" w:color="auto"/>
            </w:tcBorders>
          </w:tcPr>
          <w:p w14:paraId="2EDD4717" w14:textId="77777777" w:rsidR="00467D9F" w:rsidRPr="00992599" w:rsidDel="00FF2190" w:rsidRDefault="00467D9F" w:rsidP="00756083">
            <w:pPr>
              <w:pStyle w:val="af2"/>
              <w:rPr>
                <w:del w:id="1074" w:author="Jim Xie (RD-AS)" w:date="2024-11-06T22:10:00Z"/>
                <w:sz w:val="21"/>
                <w:szCs w:val="21"/>
              </w:rPr>
            </w:pPr>
            <w:del w:id="1075" w:author="Jim Xie (RD-AS)" w:date="2024-11-06T22:10:00Z">
              <w:r w:rsidRPr="00992599" w:rsidDel="00FF2190">
                <w:rPr>
                  <w:sz w:val="21"/>
                  <w:szCs w:val="21"/>
                </w:rPr>
                <w:delText>攻击类型</w:delText>
              </w:r>
            </w:del>
          </w:p>
        </w:tc>
        <w:tc>
          <w:tcPr>
            <w:tcW w:w="992" w:type="dxa"/>
            <w:tcBorders>
              <w:top w:val="single" w:sz="12" w:space="0" w:color="auto"/>
              <w:bottom w:val="single" w:sz="4" w:space="0" w:color="auto"/>
            </w:tcBorders>
          </w:tcPr>
          <w:p w14:paraId="79FD0881" w14:textId="77777777" w:rsidR="00467D9F" w:rsidRPr="00992599" w:rsidDel="00FF2190" w:rsidRDefault="00467D9F" w:rsidP="00756083">
            <w:pPr>
              <w:pStyle w:val="af2"/>
              <w:rPr>
                <w:del w:id="1076" w:author="Jim Xie (RD-AS)" w:date="2024-11-06T22:10:00Z"/>
                <w:sz w:val="21"/>
                <w:szCs w:val="21"/>
              </w:rPr>
            </w:pPr>
            <w:del w:id="1077" w:author="Jim Xie (RD-AS)" w:date="2024-11-06T22:10:00Z">
              <w:r w:rsidRPr="00992599" w:rsidDel="00FF2190">
                <w:rPr>
                  <w:sz w:val="21"/>
                  <w:szCs w:val="21"/>
                </w:rPr>
                <w:delText>特征数量</w:delText>
              </w:r>
            </w:del>
          </w:p>
        </w:tc>
      </w:tr>
      <w:tr w:rsidR="00467D9F" w:rsidRPr="00992599" w:rsidDel="00FF2190" w14:paraId="7207CCCB" w14:textId="77777777" w:rsidTr="00467D9F">
        <w:trPr>
          <w:cantSplit/>
          <w:jc w:val="center"/>
          <w:del w:id="1078" w:author="Jim Xie (RD-AS)" w:date="2024-11-06T22:10:00Z"/>
        </w:trPr>
        <w:tc>
          <w:tcPr>
            <w:tcW w:w="2551" w:type="dxa"/>
            <w:tcBorders>
              <w:top w:val="single" w:sz="4" w:space="0" w:color="auto"/>
            </w:tcBorders>
            <w:tcMar>
              <w:top w:w="75" w:type="dxa"/>
              <w:left w:w="75" w:type="dxa"/>
              <w:bottom w:w="75" w:type="dxa"/>
              <w:right w:w="75" w:type="dxa"/>
            </w:tcMar>
            <w:vAlign w:val="center"/>
            <w:hideMark/>
          </w:tcPr>
          <w:p w14:paraId="52109AB6" w14:textId="77777777" w:rsidR="00467D9F" w:rsidRPr="00992599" w:rsidDel="00FF2190" w:rsidRDefault="00467D9F" w:rsidP="00467D9F">
            <w:pPr>
              <w:pStyle w:val="af2"/>
              <w:rPr>
                <w:del w:id="1079" w:author="Jim Xie (RD-AS)" w:date="2024-11-06T22:10:00Z"/>
                <w:sz w:val="21"/>
                <w:szCs w:val="21"/>
              </w:rPr>
            </w:pPr>
            <w:del w:id="1080" w:author="Jim Xie (RD-AS)" w:date="2024-11-06T22:10:00Z">
              <w:r w:rsidRPr="00992599" w:rsidDel="00FF2190">
                <w:rPr>
                  <w:rFonts w:hint="eastAsia"/>
                  <w:sz w:val="21"/>
                  <w:szCs w:val="21"/>
                </w:rPr>
                <w:delText>端口扫描攻击</w:delText>
              </w:r>
            </w:del>
          </w:p>
        </w:tc>
        <w:tc>
          <w:tcPr>
            <w:tcW w:w="993" w:type="dxa"/>
            <w:tcBorders>
              <w:top w:val="single" w:sz="4" w:space="0" w:color="auto"/>
            </w:tcBorders>
            <w:tcMar>
              <w:top w:w="75" w:type="dxa"/>
              <w:left w:w="75" w:type="dxa"/>
              <w:bottom w:w="75" w:type="dxa"/>
              <w:right w:w="75" w:type="dxa"/>
            </w:tcMar>
            <w:vAlign w:val="center"/>
            <w:hideMark/>
          </w:tcPr>
          <w:p w14:paraId="620C17A6" w14:textId="77777777" w:rsidR="00467D9F" w:rsidRPr="00992599" w:rsidDel="00FF2190" w:rsidRDefault="00467D9F" w:rsidP="008F0C68">
            <w:pPr>
              <w:pStyle w:val="af2"/>
              <w:jc w:val="center"/>
              <w:rPr>
                <w:del w:id="1081" w:author="Jim Xie (RD-AS)" w:date="2024-11-06T22:10:00Z"/>
                <w:sz w:val="21"/>
                <w:szCs w:val="21"/>
              </w:rPr>
            </w:pPr>
            <w:del w:id="1082" w:author="Jim Xie (RD-AS)" w:date="2024-11-06T22:10:00Z">
              <w:r w:rsidRPr="00992599" w:rsidDel="00FF2190">
                <w:rPr>
                  <w:sz w:val="21"/>
                  <w:szCs w:val="21"/>
                </w:rPr>
                <w:delText>37</w:delText>
              </w:r>
            </w:del>
          </w:p>
        </w:tc>
        <w:tc>
          <w:tcPr>
            <w:tcW w:w="2395" w:type="dxa"/>
            <w:tcBorders>
              <w:top w:val="single" w:sz="4" w:space="0" w:color="auto"/>
            </w:tcBorders>
            <w:vAlign w:val="center"/>
          </w:tcPr>
          <w:p w14:paraId="04F42BDA" w14:textId="77777777" w:rsidR="00467D9F" w:rsidRPr="00992599" w:rsidDel="00FF2190" w:rsidRDefault="00467D9F" w:rsidP="00467D9F">
            <w:pPr>
              <w:pStyle w:val="af2"/>
              <w:rPr>
                <w:del w:id="1083" w:author="Jim Xie (RD-AS)" w:date="2024-11-06T22:10:00Z"/>
                <w:sz w:val="21"/>
                <w:szCs w:val="21"/>
              </w:rPr>
            </w:pPr>
            <w:del w:id="1084" w:author="Jim Xie (RD-AS)" w:date="2024-11-06T22:10:00Z">
              <w:r w:rsidRPr="00992599" w:rsidDel="00FF2190">
                <w:rPr>
                  <w:rFonts w:hint="eastAsia"/>
                  <w:sz w:val="21"/>
                  <w:szCs w:val="21"/>
                </w:rPr>
                <w:delText>勘察软件攻击</w:delText>
              </w:r>
            </w:del>
          </w:p>
        </w:tc>
        <w:tc>
          <w:tcPr>
            <w:tcW w:w="992" w:type="dxa"/>
            <w:tcBorders>
              <w:top w:val="single" w:sz="4" w:space="0" w:color="auto"/>
            </w:tcBorders>
            <w:vAlign w:val="center"/>
          </w:tcPr>
          <w:p w14:paraId="2642F6EE" w14:textId="77777777" w:rsidR="00467D9F" w:rsidRPr="00992599" w:rsidDel="00FF2190" w:rsidRDefault="00467D9F" w:rsidP="008F0C68">
            <w:pPr>
              <w:pStyle w:val="af2"/>
              <w:jc w:val="center"/>
              <w:rPr>
                <w:del w:id="1085" w:author="Jim Xie (RD-AS)" w:date="2024-11-06T22:10:00Z"/>
                <w:sz w:val="21"/>
                <w:szCs w:val="21"/>
              </w:rPr>
            </w:pPr>
            <w:del w:id="1086" w:author="Jim Xie (RD-AS)" w:date="2024-11-06T22:10:00Z">
              <w:r w:rsidRPr="00992599" w:rsidDel="00FF2190">
                <w:rPr>
                  <w:sz w:val="21"/>
                  <w:szCs w:val="21"/>
                </w:rPr>
                <w:delText>40</w:delText>
              </w:r>
            </w:del>
          </w:p>
        </w:tc>
      </w:tr>
      <w:tr w:rsidR="00467D9F" w:rsidRPr="00992599" w:rsidDel="00FF2190" w14:paraId="6ED65057" w14:textId="77777777" w:rsidTr="00467D9F">
        <w:trPr>
          <w:cantSplit/>
          <w:jc w:val="center"/>
          <w:del w:id="1087" w:author="Jim Xie (RD-AS)" w:date="2024-11-06T22:10:00Z"/>
        </w:trPr>
        <w:tc>
          <w:tcPr>
            <w:tcW w:w="2551" w:type="dxa"/>
            <w:tcMar>
              <w:top w:w="75" w:type="dxa"/>
              <w:left w:w="75" w:type="dxa"/>
              <w:bottom w:w="75" w:type="dxa"/>
              <w:right w:w="75" w:type="dxa"/>
            </w:tcMar>
            <w:vAlign w:val="center"/>
            <w:hideMark/>
          </w:tcPr>
          <w:p w14:paraId="30487AC3" w14:textId="77777777" w:rsidR="00467D9F" w:rsidRPr="00992599" w:rsidDel="00FF2190" w:rsidRDefault="00467D9F" w:rsidP="00467D9F">
            <w:pPr>
              <w:pStyle w:val="af2"/>
              <w:rPr>
                <w:del w:id="1088" w:author="Jim Xie (RD-AS)" w:date="2024-11-06T22:10:00Z"/>
                <w:sz w:val="21"/>
                <w:szCs w:val="21"/>
              </w:rPr>
            </w:pPr>
            <w:del w:id="1089" w:author="Jim Xie (RD-AS)" w:date="2024-11-06T22:10:00Z">
              <w:r w:rsidRPr="00992599" w:rsidDel="00FF2190">
                <w:rPr>
                  <w:rFonts w:hint="eastAsia"/>
                  <w:sz w:val="21"/>
                  <w:szCs w:val="21"/>
                </w:rPr>
                <w:delText>漏洞利用</w:delText>
              </w:r>
            </w:del>
          </w:p>
        </w:tc>
        <w:tc>
          <w:tcPr>
            <w:tcW w:w="993" w:type="dxa"/>
            <w:tcMar>
              <w:top w:w="75" w:type="dxa"/>
              <w:left w:w="75" w:type="dxa"/>
              <w:bottom w:w="75" w:type="dxa"/>
              <w:right w:w="75" w:type="dxa"/>
            </w:tcMar>
            <w:vAlign w:val="center"/>
            <w:hideMark/>
          </w:tcPr>
          <w:p w14:paraId="679A5DC9" w14:textId="77777777" w:rsidR="00467D9F" w:rsidRPr="00992599" w:rsidDel="00FF2190" w:rsidRDefault="00467D9F" w:rsidP="008F0C68">
            <w:pPr>
              <w:pStyle w:val="af2"/>
              <w:jc w:val="center"/>
              <w:rPr>
                <w:del w:id="1090" w:author="Jim Xie (RD-AS)" w:date="2024-11-06T22:10:00Z"/>
                <w:sz w:val="21"/>
                <w:szCs w:val="21"/>
              </w:rPr>
            </w:pPr>
            <w:del w:id="1091" w:author="Jim Xie (RD-AS)" w:date="2024-11-06T22:10:00Z">
              <w:r w:rsidRPr="00992599" w:rsidDel="00FF2190">
                <w:rPr>
                  <w:sz w:val="21"/>
                  <w:szCs w:val="21"/>
                </w:rPr>
                <w:delText>56</w:delText>
              </w:r>
            </w:del>
          </w:p>
        </w:tc>
        <w:tc>
          <w:tcPr>
            <w:tcW w:w="2395" w:type="dxa"/>
            <w:vAlign w:val="center"/>
          </w:tcPr>
          <w:p w14:paraId="280CC4C8" w14:textId="77777777" w:rsidR="00467D9F" w:rsidRPr="00992599" w:rsidDel="00FF2190" w:rsidRDefault="00467D9F" w:rsidP="00467D9F">
            <w:pPr>
              <w:pStyle w:val="af2"/>
              <w:rPr>
                <w:del w:id="1092" w:author="Jim Xie (RD-AS)" w:date="2024-11-06T22:10:00Z"/>
                <w:sz w:val="21"/>
                <w:szCs w:val="21"/>
              </w:rPr>
            </w:pPr>
            <w:del w:id="1093" w:author="Jim Xie (RD-AS)" w:date="2024-11-06T22:10:00Z">
              <w:r w:rsidRPr="00992599" w:rsidDel="00FF2190">
                <w:rPr>
                  <w:sz w:val="21"/>
                  <w:szCs w:val="21"/>
                </w:rPr>
                <w:delText xml:space="preserve">DDoS HTTP </w:delText>
              </w:r>
              <w:r w:rsidRPr="00992599" w:rsidDel="00FF2190">
                <w:rPr>
                  <w:rFonts w:hint="eastAsia"/>
                  <w:sz w:val="21"/>
                  <w:szCs w:val="21"/>
                </w:rPr>
                <w:delText>洪水攻击</w:delText>
              </w:r>
            </w:del>
          </w:p>
        </w:tc>
        <w:tc>
          <w:tcPr>
            <w:tcW w:w="992" w:type="dxa"/>
            <w:vAlign w:val="center"/>
          </w:tcPr>
          <w:p w14:paraId="0CE6018E" w14:textId="77777777" w:rsidR="00467D9F" w:rsidRPr="00992599" w:rsidDel="00FF2190" w:rsidRDefault="00467D9F" w:rsidP="008F0C68">
            <w:pPr>
              <w:pStyle w:val="af2"/>
              <w:jc w:val="center"/>
              <w:rPr>
                <w:del w:id="1094" w:author="Jim Xie (RD-AS)" w:date="2024-11-06T22:10:00Z"/>
                <w:sz w:val="21"/>
                <w:szCs w:val="21"/>
              </w:rPr>
            </w:pPr>
            <w:del w:id="1095" w:author="Jim Xie (RD-AS)" w:date="2024-11-06T22:10:00Z">
              <w:r w:rsidRPr="00992599" w:rsidDel="00FF2190">
                <w:rPr>
                  <w:sz w:val="21"/>
                  <w:szCs w:val="21"/>
                </w:rPr>
                <w:delText>48</w:delText>
              </w:r>
            </w:del>
          </w:p>
        </w:tc>
      </w:tr>
      <w:tr w:rsidR="00467D9F" w:rsidRPr="00992599" w:rsidDel="00FF2190" w14:paraId="2F7EA0BC" w14:textId="77777777" w:rsidTr="00467D9F">
        <w:trPr>
          <w:cantSplit/>
          <w:jc w:val="center"/>
          <w:del w:id="1096" w:author="Jim Xie (RD-AS)" w:date="2024-11-06T22:10:00Z"/>
        </w:trPr>
        <w:tc>
          <w:tcPr>
            <w:tcW w:w="2551" w:type="dxa"/>
            <w:tcMar>
              <w:top w:w="75" w:type="dxa"/>
              <w:left w:w="75" w:type="dxa"/>
              <w:bottom w:w="75" w:type="dxa"/>
              <w:right w:w="75" w:type="dxa"/>
            </w:tcMar>
            <w:vAlign w:val="center"/>
            <w:hideMark/>
          </w:tcPr>
          <w:p w14:paraId="2ED51CCE" w14:textId="77777777" w:rsidR="00467D9F" w:rsidRPr="00992599" w:rsidDel="00FF2190" w:rsidRDefault="00467D9F" w:rsidP="00467D9F">
            <w:pPr>
              <w:pStyle w:val="af2"/>
              <w:rPr>
                <w:del w:id="1097" w:author="Jim Xie (RD-AS)" w:date="2024-11-06T22:10:00Z"/>
                <w:sz w:val="21"/>
                <w:szCs w:val="21"/>
              </w:rPr>
            </w:pPr>
            <w:del w:id="1098" w:author="Jim Xie (RD-AS)" w:date="2024-11-06T22:10:00Z">
              <w:r w:rsidRPr="00992599" w:rsidDel="00FF2190">
                <w:rPr>
                  <w:rFonts w:hint="eastAsia"/>
                  <w:sz w:val="21"/>
                  <w:szCs w:val="21"/>
                </w:rPr>
                <w:delText>密码攻击</w:delText>
              </w:r>
            </w:del>
          </w:p>
        </w:tc>
        <w:tc>
          <w:tcPr>
            <w:tcW w:w="993" w:type="dxa"/>
            <w:tcMar>
              <w:top w:w="75" w:type="dxa"/>
              <w:left w:w="75" w:type="dxa"/>
              <w:bottom w:w="75" w:type="dxa"/>
              <w:right w:w="75" w:type="dxa"/>
            </w:tcMar>
            <w:vAlign w:val="center"/>
            <w:hideMark/>
          </w:tcPr>
          <w:p w14:paraId="40BEE6C6" w14:textId="77777777" w:rsidR="00467D9F" w:rsidRPr="00992599" w:rsidDel="00FF2190" w:rsidRDefault="00467D9F" w:rsidP="008F0C68">
            <w:pPr>
              <w:pStyle w:val="af2"/>
              <w:jc w:val="center"/>
              <w:rPr>
                <w:del w:id="1099" w:author="Jim Xie (RD-AS)" w:date="2024-11-06T22:10:00Z"/>
                <w:sz w:val="21"/>
                <w:szCs w:val="21"/>
              </w:rPr>
            </w:pPr>
            <w:del w:id="1100" w:author="Jim Xie (RD-AS)" w:date="2024-11-06T22:10:00Z">
              <w:r w:rsidRPr="00992599" w:rsidDel="00FF2190">
                <w:rPr>
                  <w:sz w:val="21"/>
                  <w:szCs w:val="21"/>
                </w:rPr>
                <w:delText>48</w:delText>
              </w:r>
            </w:del>
          </w:p>
        </w:tc>
        <w:tc>
          <w:tcPr>
            <w:tcW w:w="2395" w:type="dxa"/>
            <w:vAlign w:val="center"/>
          </w:tcPr>
          <w:p w14:paraId="76A80EE5" w14:textId="77777777" w:rsidR="00467D9F" w:rsidRPr="00992599" w:rsidDel="00FF2190" w:rsidRDefault="00467D9F" w:rsidP="00467D9F">
            <w:pPr>
              <w:pStyle w:val="af2"/>
              <w:rPr>
                <w:del w:id="1101" w:author="Jim Xie (RD-AS)" w:date="2024-11-06T22:10:00Z"/>
                <w:sz w:val="21"/>
                <w:szCs w:val="21"/>
              </w:rPr>
            </w:pPr>
            <w:del w:id="1102" w:author="Jim Xie (RD-AS)" w:date="2024-11-06T22:10:00Z">
              <w:r w:rsidRPr="00992599" w:rsidDel="00FF2190">
                <w:rPr>
                  <w:rFonts w:hint="eastAsia"/>
                  <w:sz w:val="21"/>
                  <w:szCs w:val="21"/>
                </w:rPr>
                <w:delText>后门攻击</w:delText>
              </w:r>
            </w:del>
          </w:p>
        </w:tc>
        <w:tc>
          <w:tcPr>
            <w:tcW w:w="992" w:type="dxa"/>
            <w:vAlign w:val="center"/>
          </w:tcPr>
          <w:p w14:paraId="285066A5" w14:textId="77777777" w:rsidR="00467D9F" w:rsidRPr="00992599" w:rsidDel="00FF2190" w:rsidRDefault="00467D9F" w:rsidP="008F0C68">
            <w:pPr>
              <w:pStyle w:val="af2"/>
              <w:jc w:val="center"/>
              <w:rPr>
                <w:del w:id="1103" w:author="Jim Xie (RD-AS)" w:date="2024-11-06T22:10:00Z"/>
                <w:sz w:val="21"/>
                <w:szCs w:val="21"/>
              </w:rPr>
            </w:pPr>
            <w:del w:id="1104" w:author="Jim Xie (RD-AS)" w:date="2024-11-06T22:10:00Z">
              <w:r w:rsidRPr="00992599" w:rsidDel="00FF2190">
                <w:rPr>
                  <w:sz w:val="21"/>
                  <w:szCs w:val="21"/>
                </w:rPr>
                <w:delText>37</w:delText>
              </w:r>
            </w:del>
          </w:p>
        </w:tc>
      </w:tr>
      <w:tr w:rsidR="00467D9F" w:rsidRPr="00992599" w:rsidDel="00FF2190" w14:paraId="1CBEF279" w14:textId="77777777" w:rsidTr="00467D9F">
        <w:trPr>
          <w:cantSplit/>
          <w:jc w:val="center"/>
          <w:del w:id="1105" w:author="Jim Xie (RD-AS)" w:date="2024-11-06T22:10:00Z"/>
        </w:trPr>
        <w:tc>
          <w:tcPr>
            <w:tcW w:w="2551" w:type="dxa"/>
            <w:tcMar>
              <w:top w:w="75" w:type="dxa"/>
              <w:left w:w="75" w:type="dxa"/>
              <w:bottom w:w="75" w:type="dxa"/>
              <w:right w:w="75" w:type="dxa"/>
            </w:tcMar>
            <w:vAlign w:val="center"/>
            <w:hideMark/>
          </w:tcPr>
          <w:p w14:paraId="27E90924" w14:textId="77777777" w:rsidR="00467D9F" w:rsidRPr="00992599" w:rsidDel="00FF2190" w:rsidRDefault="00467D9F" w:rsidP="00467D9F">
            <w:pPr>
              <w:pStyle w:val="af2"/>
              <w:rPr>
                <w:del w:id="1106" w:author="Jim Xie (RD-AS)" w:date="2024-11-06T22:10:00Z"/>
                <w:sz w:val="21"/>
                <w:szCs w:val="21"/>
              </w:rPr>
            </w:pPr>
            <w:del w:id="1107" w:author="Jim Xie (RD-AS)" w:date="2024-11-06T22:10:00Z">
              <w:r w:rsidRPr="00992599" w:rsidDel="00FF2190">
                <w:rPr>
                  <w:rFonts w:hint="eastAsia"/>
                  <w:sz w:val="21"/>
                  <w:szCs w:val="21"/>
                </w:rPr>
                <w:delText>上传攻击</w:delText>
              </w:r>
            </w:del>
          </w:p>
        </w:tc>
        <w:tc>
          <w:tcPr>
            <w:tcW w:w="993" w:type="dxa"/>
            <w:tcMar>
              <w:top w:w="75" w:type="dxa"/>
              <w:left w:w="75" w:type="dxa"/>
              <w:bottom w:w="75" w:type="dxa"/>
              <w:right w:w="75" w:type="dxa"/>
            </w:tcMar>
            <w:vAlign w:val="center"/>
            <w:hideMark/>
          </w:tcPr>
          <w:p w14:paraId="32107070" w14:textId="77777777" w:rsidR="00467D9F" w:rsidRPr="00992599" w:rsidDel="00FF2190" w:rsidRDefault="00467D9F" w:rsidP="008F0C68">
            <w:pPr>
              <w:pStyle w:val="af2"/>
              <w:jc w:val="center"/>
              <w:rPr>
                <w:del w:id="1108" w:author="Jim Xie (RD-AS)" w:date="2024-11-06T22:10:00Z"/>
                <w:sz w:val="21"/>
                <w:szCs w:val="21"/>
              </w:rPr>
            </w:pPr>
            <w:del w:id="1109" w:author="Jim Xie (RD-AS)" w:date="2024-11-06T22:10:00Z">
              <w:r w:rsidRPr="00992599" w:rsidDel="00FF2190">
                <w:rPr>
                  <w:sz w:val="21"/>
                  <w:szCs w:val="21"/>
                </w:rPr>
                <w:delText>40</w:delText>
              </w:r>
            </w:del>
          </w:p>
        </w:tc>
        <w:tc>
          <w:tcPr>
            <w:tcW w:w="2395" w:type="dxa"/>
            <w:vAlign w:val="center"/>
          </w:tcPr>
          <w:p w14:paraId="3BB641AB" w14:textId="77777777" w:rsidR="00467D9F" w:rsidRPr="00992599" w:rsidDel="00FF2190" w:rsidRDefault="00467D9F" w:rsidP="00467D9F">
            <w:pPr>
              <w:pStyle w:val="af2"/>
              <w:rPr>
                <w:del w:id="1110" w:author="Jim Xie (RD-AS)" w:date="2024-11-06T22:10:00Z"/>
                <w:sz w:val="21"/>
                <w:szCs w:val="21"/>
              </w:rPr>
            </w:pPr>
            <w:del w:id="1111" w:author="Jim Xie (RD-AS)" w:date="2024-11-06T22:10:00Z">
              <w:r w:rsidRPr="00992599" w:rsidDel="00FF2190">
                <w:rPr>
                  <w:rFonts w:hint="eastAsia"/>
                  <w:sz w:val="21"/>
                  <w:szCs w:val="21"/>
                </w:rPr>
                <w:delText>中间人攻击（</w:delText>
              </w:r>
              <w:r w:rsidRPr="00992599" w:rsidDel="00FF2190">
                <w:rPr>
                  <w:rFonts w:hint="eastAsia"/>
                  <w:sz w:val="21"/>
                  <w:szCs w:val="21"/>
                </w:rPr>
                <w:delText>ARP</w:delText>
              </w:r>
              <w:r w:rsidRPr="00992599" w:rsidDel="00FF2190">
                <w:rPr>
                  <w:rFonts w:hint="eastAsia"/>
                  <w:sz w:val="21"/>
                  <w:szCs w:val="21"/>
                </w:rPr>
                <w:delText>欺骗</w:delText>
              </w:r>
              <w:r w:rsidRPr="00992599" w:rsidDel="00FF2190">
                <w:rPr>
                  <w:rFonts w:hint="eastAsia"/>
                  <w:sz w:val="21"/>
                  <w:szCs w:val="21"/>
                </w:rPr>
                <w:delText>+DNS</w:delText>
              </w:r>
              <w:r w:rsidRPr="00992599" w:rsidDel="00FF2190">
                <w:rPr>
                  <w:rFonts w:hint="eastAsia"/>
                  <w:sz w:val="21"/>
                  <w:szCs w:val="21"/>
                </w:rPr>
                <w:delText>）</w:delText>
              </w:r>
            </w:del>
          </w:p>
        </w:tc>
        <w:tc>
          <w:tcPr>
            <w:tcW w:w="992" w:type="dxa"/>
            <w:vAlign w:val="center"/>
          </w:tcPr>
          <w:p w14:paraId="5A0213D0" w14:textId="77777777" w:rsidR="00467D9F" w:rsidRPr="00992599" w:rsidDel="00FF2190" w:rsidRDefault="00467D9F" w:rsidP="008F0C68">
            <w:pPr>
              <w:pStyle w:val="af2"/>
              <w:jc w:val="center"/>
              <w:rPr>
                <w:del w:id="1112" w:author="Jim Xie (RD-AS)" w:date="2024-11-06T22:10:00Z"/>
                <w:sz w:val="21"/>
                <w:szCs w:val="21"/>
              </w:rPr>
            </w:pPr>
            <w:del w:id="1113" w:author="Jim Xie (RD-AS)" w:date="2024-11-06T22:10:00Z">
              <w:r w:rsidRPr="00992599" w:rsidDel="00FF2190">
                <w:rPr>
                  <w:sz w:val="21"/>
                  <w:szCs w:val="21"/>
                </w:rPr>
                <w:delText>23</w:delText>
              </w:r>
            </w:del>
          </w:p>
        </w:tc>
      </w:tr>
      <w:tr w:rsidR="00467D9F" w:rsidRPr="00992599" w:rsidDel="00FF2190" w14:paraId="6D159FC8" w14:textId="77777777" w:rsidTr="00467D9F">
        <w:trPr>
          <w:cantSplit/>
          <w:jc w:val="center"/>
          <w:del w:id="1114" w:author="Jim Xie (RD-AS)" w:date="2024-11-06T22:10:00Z"/>
        </w:trPr>
        <w:tc>
          <w:tcPr>
            <w:tcW w:w="2551" w:type="dxa"/>
            <w:tcMar>
              <w:top w:w="75" w:type="dxa"/>
              <w:left w:w="75" w:type="dxa"/>
              <w:bottom w:w="75" w:type="dxa"/>
              <w:right w:w="75" w:type="dxa"/>
            </w:tcMar>
            <w:vAlign w:val="center"/>
            <w:hideMark/>
          </w:tcPr>
          <w:p w14:paraId="6468D29D" w14:textId="77777777" w:rsidR="00467D9F" w:rsidRPr="00992599" w:rsidDel="00FF2190" w:rsidRDefault="00467D9F" w:rsidP="00467D9F">
            <w:pPr>
              <w:pStyle w:val="af2"/>
              <w:rPr>
                <w:del w:id="1115" w:author="Jim Xie (RD-AS)" w:date="2024-11-06T22:10:00Z"/>
                <w:sz w:val="21"/>
                <w:szCs w:val="21"/>
              </w:rPr>
            </w:pPr>
            <w:del w:id="1116" w:author="Jim Xie (RD-AS)" w:date="2024-11-06T22:10:00Z">
              <w:r w:rsidRPr="00992599" w:rsidDel="00FF2190">
                <w:rPr>
                  <w:sz w:val="21"/>
                  <w:szCs w:val="21"/>
                </w:rPr>
                <w:delText xml:space="preserve">DDoS UDP </w:delText>
              </w:r>
              <w:r w:rsidRPr="00992599" w:rsidDel="00FF2190">
                <w:rPr>
                  <w:rFonts w:hint="eastAsia"/>
                  <w:sz w:val="21"/>
                  <w:szCs w:val="21"/>
                </w:rPr>
                <w:delText>洪水攻击</w:delText>
              </w:r>
            </w:del>
          </w:p>
        </w:tc>
        <w:tc>
          <w:tcPr>
            <w:tcW w:w="993" w:type="dxa"/>
            <w:tcMar>
              <w:top w:w="75" w:type="dxa"/>
              <w:left w:w="75" w:type="dxa"/>
              <w:bottom w:w="75" w:type="dxa"/>
              <w:right w:w="75" w:type="dxa"/>
            </w:tcMar>
            <w:vAlign w:val="center"/>
            <w:hideMark/>
          </w:tcPr>
          <w:p w14:paraId="2464B5E4" w14:textId="77777777" w:rsidR="00467D9F" w:rsidRPr="00992599" w:rsidDel="00FF2190" w:rsidRDefault="00467D9F" w:rsidP="008F0C68">
            <w:pPr>
              <w:pStyle w:val="af2"/>
              <w:jc w:val="center"/>
              <w:rPr>
                <w:del w:id="1117" w:author="Jim Xie (RD-AS)" w:date="2024-11-06T22:10:00Z"/>
                <w:sz w:val="21"/>
                <w:szCs w:val="21"/>
              </w:rPr>
            </w:pPr>
            <w:del w:id="1118" w:author="Jim Xie (RD-AS)" w:date="2024-11-06T22:10:00Z">
              <w:r w:rsidRPr="00992599" w:rsidDel="00FF2190">
                <w:rPr>
                  <w:sz w:val="21"/>
                  <w:szCs w:val="21"/>
                </w:rPr>
                <w:delText>9</w:delText>
              </w:r>
            </w:del>
          </w:p>
        </w:tc>
        <w:tc>
          <w:tcPr>
            <w:tcW w:w="2395" w:type="dxa"/>
            <w:vAlign w:val="center"/>
          </w:tcPr>
          <w:p w14:paraId="46A2B209" w14:textId="77777777" w:rsidR="00467D9F" w:rsidRPr="00992599" w:rsidDel="00FF2190" w:rsidRDefault="00467D9F" w:rsidP="00467D9F">
            <w:pPr>
              <w:pStyle w:val="af2"/>
              <w:rPr>
                <w:del w:id="1119" w:author="Jim Xie (RD-AS)" w:date="2024-11-06T22:10:00Z"/>
                <w:sz w:val="21"/>
                <w:szCs w:val="21"/>
              </w:rPr>
            </w:pPr>
            <w:del w:id="1120" w:author="Jim Xie (RD-AS)" w:date="2024-11-06T22:10:00Z">
              <w:r w:rsidRPr="00992599" w:rsidDel="00FF2190">
                <w:rPr>
                  <w:sz w:val="21"/>
                  <w:szCs w:val="21"/>
                </w:rPr>
                <w:delText>SQL</w:delText>
              </w:r>
              <w:r w:rsidRPr="00992599" w:rsidDel="00FF2190">
                <w:rPr>
                  <w:rFonts w:hint="eastAsia"/>
                  <w:sz w:val="21"/>
                  <w:szCs w:val="21"/>
                </w:rPr>
                <w:delText>注入攻击</w:delText>
              </w:r>
            </w:del>
          </w:p>
        </w:tc>
        <w:tc>
          <w:tcPr>
            <w:tcW w:w="992" w:type="dxa"/>
            <w:vAlign w:val="center"/>
          </w:tcPr>
          <w:p w14:paraId="6A94E4AD" w14:textId="77777777" w:rsidR="00467D9F" w:rsidRPr="00992599" w:rsidDel="00FF2190" w:rsidRDefault="00467D9F" w:rsidP="008F0C68">
            <w:pPr>
              <w:pStyle w:val="af2"/>
              <w:jc w:val="center"/>
              <w:rPr>
                <w:del w:id="1121" w:author="Jim Xie (RD-AS)" w:date="2024-11-06T22:10:00Z"/>
                <w:sz w:val="21"/>
                <w:szCs w:val="21"/>
              </w:rPr>
            </w:pPr>
            <w:del w:id="1122" w:author="Jim Xie (RD-AS)" w:date="2024-11-06T22:10:00Z">
              <w:r w:rsidRPr="00992599" w:rsidDel="00FF2190">
                <w:rPr>
                  <w:sz w:val="21"/>
                  <w:szCs w:val="21"/>
                </w:rPr>
                <w:delText>37</w:delText>
              </w:r>
            </w:del>
          </w:p>
        </w:tc>
      </w:tr>
      <w:tr w:rsidR="00467D9F" w:rsidRPr="00992599" w:rsidDel="00FF2190" w14:paraId="3B9E3A07" w14:textId="77777777" w:rsidTr="00467D9F">
        <w:trPr>
          <w:cantSplit/>
          <w:jc w:val="center"/>
          <w:del w:id="1123" w:author="Jim Xie (RD-AS)" w:date="2024-11-06T22:10:00Z"/>
        </w:trPr>
        <w:tc>
          <w:tcPr>
            <w:tcW w:w="2551" w:type="dxa"/>
            <w:tcMar>
              <w:top w:w="75" w:type="dxa"/>
              <w:left w:w="75" w:type="dxa"/>
              <w:bottom w:w="75" w:type="dxa"/>
              <w:right w:w="75" w:type="dxa"/>
            </w:tcMar>
            <w:vAlign w:val="center"/>
            <w:hideMark/>
          </w:tcPr>
          <w:p w14:paraId="719F9AD0" w14:textId="77777777" w:rsidR="00467D9F" w:rsidRPr="00992599" w:rsidDel="00FF2190" w:rsidRDefault="00467D9F" w:rsidP="00467D9F">
            <w:pPr>
              <w:pStyle w:val="af2"/>
              <w:rPr>
                <w:del w:id="1124" w:author="Jim Xie (RD-AS)" w:date="2024-11-06T22:10:00Z"/>
                <w:sz w:val="21"/>
                <w:szCs w:val="21"/>
              </w:rPr>
            </w:pPr>
            <w:del w:id="1125" w:author="Jim Xie (RD-AS)" w:date="2024-11-06T22:10:00Z">
              <w:r w:rsidRPr="00992599" w:rsidDel="00FF2190">
                <w:rPr>
                  <w:sz w:val="21"/>
                  <w:szCs w:val="21"/>
                </w:rPr>
                <w:delText xml:space="preserve">DDoS ICMP </w:delText>
              </w:r>
              <w:r w:rsidRPr="00992599" w:rsidDel="00FF2190">
                <w:rPr>
                  <w:rFonts w:hint="eastAsia"/>
                  <w:sz w:val="21"/>
                  <w:szCs w:val="21"/>
                </w:rPr>
                <w:delText>洪水攻击</w:delText>
              </w:r>
            </w:del>
          </w:p>
        </w:tc>
        <w:tc>
          <w:tcPr>
            <w:tcW w:w="993" w:type="dxa"/>
            <w:tcMar>
              <w:top w:w="75" w:type="dxa"/>
              <w:left w:w="75" w:type="dxa"/>
              <w:bottom w:w="75" w:type="dxa"/>
              <w:right w:w="75" w:type="dxa"/>
            </w:tcMar>
            <w:vAlign w:val="center"/>
            <w:hideMark/>
          </w:tcPr>
          <w:p w14:paraId="130311C8" w14:textId="77777777" w:rsidR="00467D9F" w:rsidRPr="00992599" w:rsidDel="00FF2190" w:rsidRDefault="00467D9F" w:rsidP="008F0C68">
            <w:pPr>
              <w:pStyle w:val="af2"/>
              <w:jc w:val="center"/>
              <w:rPr>
                <w:del w:id="1126" w:author="Jim Xie (RD-AS)" w:date="2024-11-06T22:10:00Z"/>
                <w:sz w:val="21"/>
                <w:szCs w:val="21"/>
              </w:rPr>
            </w:pPr>
            <w:del w:id="1127" w:author="Jim Xie (RD-AS)" w:date="2024-11-06T22:10:00Z">
              <w:r w:rsidRPr="00992599" w:rsidDel="00FF2190">
                <w:rPr>
                  <w:sz w:val="21"/>
                  <w:szCs w:val="21"/>
                </w:rPr>
                <w:delText>15</w:delText>
              </w:r>
            </w:del>
          </w:p>
        </w:tc>
        <w:tc>
          <w:tcPr>
            <w:tcW w:w="2395" w:type="dxa"/>
            <w:vAlign w:val="center"/>
          </w:tcPr>
          <w:p w14:paraId="77CDCEA4" w14:textId="77777777" w:rsidR="00467D9F" w:rsidRPr="00992599" w:rsidDel="00FF2190" w:rsidRDefault="00467D9F" w:rsidP="00467D9F">
            <w:pPr>
              <w:pStyle w:val="af2"/>
              <w:rPr>
                <w:del w:id="1128" w:author="Jim Xie (RD-AS)" w:date="2024-11-06T22:10:00Z"/>
                <w:sz w:val="21"/>
                <w:szCs w:val="21"/>
              </w:rPr>
            </w:pPr>
            <w:del w:id="1129" w:author="Jim Xie (RD-AS)" w:date="2024-11-06T22:10:00Z">
              <w:r w:rsidRPr="00992599" w:rsidDel="00FF2190">
                <w:rPr>
                  <w:rFonts w:hint="eastAsia"/>
                  <w:sz w:val="21"/>
                  <w:szCs w:val="21"/>
                </w:rPr>
                <w:delText>跨站脚本攻击</w:delText>
              </w:r>
            </w:del>
          </w:p>
        </w:tc>
        <w:tc>
          <w:tcPr>
            <w:tcW w:w="992" w:type="dxa"/>
            <w:vAlign w:val="center"/>
          </w:tcPr>
          <w:p w14:paraId="2D7D5121" w14:textId="77777777" w:rsidR="00467D9F" w:rsidRPr="00992599" w:rsidDel="00FF2190" w:rsidRDefault="00467D9F" w:rsidP="008F0C68">
            <w:pPr>
              <w:pStyle w:val="af2"/>
              <w:jc w:val="center"/>
              <w:rPr>
                <w:del w:id="1130" w:author="Jim Xie (RD-AS)" w:date="2024-11-06T22:10:00Z"/>
                <w:sz w:val="21"/>
                <w:szCs w:val="21"/>
              </w:rPr>
            </w:pPr>
            <w:del w:id="1131" w:author="Jim Xie (RD-AS)" w:date="2024-11-06T22:10:00Z">
              <w:r w:rsidRPr="00992599" w:rsidDel="00FF2190">
                <w:rPr>
                  <w:sz w:val="21"/>
                  <w:szCs w:val="21"/>
                </w:rPr>
                <w:delText>48</w:delText>
              </w:r>
            </w:del>
          </w:p>
        </w:tc>
      </w:tr>
      <w:tr w:rsidR="00467D9F" w:rsidRPr="00992599" w:rsidDel="00FF2190" w14:paraId="3B0E6FC6" w14:textId="77777777" w:rsidTr="00467D9F">
        <w:trPr>
          <w:cantSplit/>
          <w:jc w:val="center"/>
          <w:del w:id="1132" w:author="Jim Xie (RD-AS)" w:date="2024-11-06T22:10:00Z"/>
        </w:trPr>
        <w:tc>
          <w:tcPr>
            <w:tcW w:w="2551" w:type="dxa"/>
            <w:tcMar>
              <w:top w:w="75" w:type="dxa"/>
              <w:left w:w="75" w:type="dxa"/>
              <w:bottom w:w="75" w:type="dxa"/>
              <w:right w:w="75" w:type="dxa"/>
            </w:tcMar>
            <w:vAlign w:val="center"/>
            <w:hideMark/>
          </w:tcPr>
          <w:p w14:paraId="4024EC9E" w14:textId="77777777" w:rsidR="00467D9F" w:rsidRPr="00992599" w:rsidDel="00FF2190" w:rsidRDefault="00467D9F" w:rsidP="00467D9F">
            <w:pPr>
              <w:pStyle w:val="af2"/>
              <w:rPr>
                <w:del w:id="1133" w:author="Jim Xie (RD-AS)" w:date="2024-11-06T22:10:00Z"/>
                <w:sz w:val="21"/>
                <w:szCs w:val="21"/>
              </w:rPr>
            </w:pPr>
            <w:del w:id="1134" w:author="Jim Xie (RD-AS)" w:date="2024-11-06T22:10:00Z">
              <w:r w:rsidRPr="00992599" w:rsidDel="00FF2190">
                <w:rPr>
                  <w:sz w:val="21"/>
                  <w:szCs w:val="21"/>
                </w:rPr>
                <w:delText xml:space="preserve">DDoS TCP SYN </w:delText>
              </w:r>
              <w:r w:rsidRPr="00992599" w:rsidDel="00FF2190">
                <w:rPr>
                  <w:rFonts w:hint="eastAsia"/>
                  <w:sz w:val="21"/>
                  <w:szCs w:val="21"/>
                </w:rPr>
                <w:delText>洪水攻击</w:delText>
              </w:r>
            </w:del>
          </w:p>
        </w:tc>
        <w:tc>
          <w:tcPr>
            <w:tcW w:w="993" w:type="dxa"/>
            <w:tcMar>
              <w:top w:w="75" w:type="dxa"/>
              <w:left w:w="75" w:type="dxa"/>
              <w:bottom w:w="75" w:type="dxa"/>
              <w:right w:w="75" w:type="dxa"/>
            </w:tcMar>
            <w:vAlign w:val="center"/>
            <w:hideMark/>
          </w:tcPr>
          <w:p w14:paraId="63964D93" w14:textId="77777777" w:rsidR="00467D9F" w:rsidRPr="00992599" w:rsidDel="00FF2190" w:rsidRDefault="00467D9F" w:rsidP="008F0C68">
            <w:pPr>
              <w:pStyle w:val="af2"/>
              <w:jc w:val="center"/>
              <w:rPr>
                <w:del w:id="1135" w:author="Jim Xie (RD-AS)" w:date="2024-11-06T22:10:00Z"/>
                <w:sz w:val="21"/>
                <w:szCs w:val="21"/>
              </w:rPr>
            </w:pPr>
            <w:del w:id="1136" w:author="Jim Xie (RD-AS)" w:date="2024-11-06T22:10:00Z">
              <w:r w:rsidRPr="00992599" w:rsidDel="00FF2190">
                <w:rPr>
                  <w:sz w:val="21"/>
                  <w:szCs w:val="21"/>
                </w:rPr>
                <w:delText>32</w:delText>
              </w:r>
            </w:del>
          </w:p>
        </w:tc>
        <w:tc>
          <w:tcPr>
            <w:tcW w:w="2395" w:type="dxa"/>
            <w:vAlign w:val="center"/>
          </w:tcPr>
          <w:p w14:paraId="182AFAFD" w14:textId="77777777" w:rsidR="00467D9F" w:rsidRPr="00992599" w:rsidDel="00FF2190" w:rsidRDefault="00467D9F" w:rsidP="00467D9F">
            <w:pPr>
              <w:pStyle w:val="af2"/>
              <w:rPr>
                <w:del w:id="1137" w:author="Jim Xie (RD-AS)" w:date="2024-11-06T22:10:00Z"/>
                <w:sz w:val="21"/>
                <w:szCs w:val="21"/>
              </w:rPr>
            </w:pPr>
            <w:del w:id="1138" w:author="Jim Xie (RD-AS)" w:date="2024-11-06T22:10:00Z">
              <w:r w:rsidRPr="00992599" w:rsidDel="00FF2190">
                <w:rPr>
                  <w:rFonts w:hint="eastAsia"/>
                  <w:sz w:val="21"/>
                  <w:szCs w:val="21"/>
                </w:rPr>
                <w:delText>操作系统指纹识别攻击</w:delText>
              </w:r>
            </w:del>
          </w:p>
        </w:tc>
        <w:tc>
          <w:tcPr>
            <w:tcW w:w="992" w:type="dxa"/>
            <w:vAlign w:val="center"/>
          </w:tcPr>
          <w:p w14:paraId="43EB75AE" w14:textId="77777777" w:rsidR="00467D9F" w:rsidRPr="00992599" w:rsidDel="00FF2190" w:rsidRDefault="00467D9F" w:rsidP="008F0C68">
            <w:pPr>
              <w:pStyle w:val="af2"/>
              <w:jc w:val="center"/>
              <w:rPr>
                <w:del w:id="1139" w:author="Jim Xie (RD-AS)" w:date="2024-11-06T22:10:00Z"/>
                <w:sz w:val="21"/>
                <w:szCs w:val="21"/>
              </w:rPr>
            </w:pPr>
            <w:del w:id="1140" w:author="Jim Xie (RD-AS)" w:date="2024-11-06T22:10:00Z">
              <w:r w:rsidRPr="00992599" w:rsidDel="00FF2190">
                <w:rPr>
                  <w:sz w:val="21"/>
                  <w:szCs w:val="21"/>
                </w:rPr>
                <w:delText>35</w:delText>
              </w:r>
            </w:del>
          </w:p>
        </w:tc>
      </w:tr>
    </w:tbl>
    <w:p w14:paraId="33E2D76C" w14:textId="77777777" w:rsidR="00DB45D5" w:rsidDel="00786AD9" w:rsidRDefault="00DB45D5" w:rsidP="00467D9F">
      <w:pPr>
        <w:spacing w:line="360" w:lineRule="auto"/>
        <w:ind w:firstLineChars="200" w:firstLine="480"/>
        <w:rPr>
          <w:del w:id="1141" w:author="Jim Xie (RD-AS)" w:date="2024-11-06T22:11:00Z"/>
          <w:rFonts w:ascii="Times New Roman" w:eastAsia="宋体" w:hAnsi="Times New Roman"/>
          <w:kern w:val="0"/>
          <w:sz w:val="24"/>
          <w:szCs w:val="24"/>
        </w:rPr>
      </w:pPr>
      <w:del w:id="1142" w:author="Jim Xie (RD-AS)" w:date="2024-11-06T22:11:00Z">
        <w:r w:rsidRPr="001403FA" w:rsidDel="00786AD9">
          <w:rPr>
            <w:rFonts w:ascii="Times New Roman" w:eastAsia="宋体" w:hAnsi="Times New Roman"/>
            <w:kern w:val="0"/>
            <w:sz w:val="24"/>
            <w:szCs w:val="24"/>
          </w:rPr>
          <w:delText>为保留时序特征，本研究采用滑动窗口的方式将网络流量划分为多个流量块。滑动窗口在流量序列上移动，每个窗口内的数据块代表一个流量片段，从而保留了流量中的时序信息，使得模型能够更好地捕捉攻击行为的时序特征。</w:delText>
        </w:r>
        <w:r w:rsidRPr="001938E2" w:rsidDel="00786AD9">
          <w:rPr>
            <w:rFonts w:ascii="Times New Roman" w:eastAsia="宋体" w:hAnsi="Times New Roman" w:hint="eastAsia"/>
            <w:kern w:val="0"/>
            <w:sz w:val="24"/>
            <w:szCs w:val="24"/>
          </w:rPr>
          <w:delText>通过流量块划分和频谱生成，将提取的时序特征与频谱标签合并，构建最终的时序数据集。</w:delText>
        </w:r>
        <w:r w:rsidDel="00786AD9">
          <w:rPr>
            <w:rFonts w:ascii="Times New Roman" w:eastAsia="宋体" w:hAnsi="Times New Roman" w:hint="eastAsia"/>
            <w:kern w:val="0"/>
            <w:sz w:val="24"/>
            <w:szCs w:val="24"/>
          </w:rPr>
          <w:delText>图</w:delText>
        </w:r>
        <w:r w:rsidDel="00786AD9">
          <w:rPr>
            <w:rFonts w:ascii="Times New Roman" w:eastAsia="宋体" w:hAnsi="Times New Roman" w:hint="eastAsia"/>
            <w:kern w:val="0"/>
            <w:sz w:val="24"/>
            <w:szCs w:val="24"/>
          </w:rPr>
          <w:delText>3</w:delText>
        </w:r>
        <w:r w:rsidDel="00786AD9">
          <w:rPr>
            <w:rFonts w:ascii="Times New Roman" w:eastAsia="宋体" w:hAnsi="Times New Roman" w:hint="eastAsia"/>
            <w:kern w:val="0"/>
            <w:sz w:val="24"/>
            <w:szCs w:val="24"/>
          </w:rPr>
          <w:delText>为应用滑动窗口对流量块进行划分。</w:delText>
        </w:r>
      </w:del>
    </w:p>
    <w:p w14:paraId="206F1192" w14:textId="77777777" w:rsidR="00DB45D5" w:rsidDel="00786AD9" w:rsidRDefault="00FD4A06" w:rsidP="00BB0C37">
      <w:pPr>
        <w:spacing w:line="360" w:lineRule="auto"/>
        <w:jc w:val="center"/>
        <w:rPr>
          <w:del w:id="1143" w:author="Jim Xie (RD-AS)" w:date="2024-11-06T22:11:00Z"/>
          <w:rFonts w:ascii="Times New Roman" w:eastAsia="宋体" w:hAnsi="Times New Roman"/>
          <w:kern w:val="0"/>
          <w:sz w:val="24"/>
          <w:szCs w:val="24"/>
        </w:rPr>
      </w:pPr>
      <w:del w:id="1144" w:author="Jim Xie (RD-AS)" w:date="2024-11-06T22:11:00Z">
        <w:r>
          <w:rPr>
            <w:rFonts w:hint="eastAsia"/>
            <w:noProof/>
          </w:rPr>
          <w:object w:dxaOrig="19290" w:dyaOrig="6821" w14:anchorId="2AE3BEE3">
            <v:shape id="_x0000_i1084" type="#_x0000_t75" alt="" style="width:415pt;height:147pt;mso-width-percent:0;mso-height-percent:0;mso-width-percent:0;mso-height-percent:0" o:ole="">
              <v:imagedata r:id="rId23" o:title=""/>
            </v:shape>
            <o:OLEObject Type="Embed" ProgID="Visio.Drawing.15" ShapeID="_x0000_i1084" DrawAspect="Content" ObjectID="_1792579134" r:id="rId24"/>
          </w:object>
        </w:r>
      </w:del>
    </w:p>
    <w:p w14:paraId="6001BE84" w14:textId="77777777" w:rsidR="00DB45D5" w:rsidDel="00786AD9" w:rsidRDefault="00DB45D5" w:rsidP="00DB45D5">
      <w:pPr>
        <w:spacing w:line="360" w:lineRule="auto"/>
        <w:ind w:firstLineChars="200" w:firstLine="480"/>
        <w:jc w:val="center"/>
        <w:rPr>
          <w:del w:id="1145" w:author="Jim Xie (RD-AS)" w:date="2024-11-06T22:11:00Z"/>
          <w:rFonts w:ascii="Times New Roman" w:eastAsia="宋体" w:hAnsi="Times New Roman"/>
          <w:kern w:val="0"/>
          <w:sz w:val="24"/>
          <w:szCs w:val="24"/>
        </w:rPr>
      </w:pPr>
      <w:del w:id="1146" w:author="Jim Xie (RD-AS)" w:date="2024-11-06T22:11:00Z">
        <w:r w:rsidDel="00786AD9">
          <w:rPr>
            <w:rFonts w:ascii="Times New Roman" w:eastAsia="宋体" w:hAnsi="Times New Roman" w:hint="eastAsia"/>
            <w:kern w:val="0"/>
            <w:sz w:val="24"/>
            <w:szCs w:val="24"/>
          </w:rPr>
          <w:delText>图</w:delText>
        </w:r>
        <w:r w:rsidDel="00786AD9">
          <w:rPr>
            <w:rFonts w:ascii="Times New Roman" w:eastAsia="宋体" w:hAnsi="Times New Roman" w:hint="eastAsia"/>
            <w:kern w:val="0"/>
            <w:sz w:val="24"/>
            <w:szCs w:val="24"/>
          </w:rPr>
          <w:delText xml:space="preserve">3 </w:delText>
        </w:r>
        <w:r w:rsidDel="00786AD9">
          <w:rPr>
            <w:rFonts w:ascii="Times New Roman" w:eastAsia="宋体" w:hAnsi="Times New Roman" w:hint="eastAsia"/>
            <w:kern w:val="0"/>
            <w:sz w:val="24"/>
            <w:szCs w:val="24"/>
          </w:rPr>
          <w:delText>划分流量块</w:delText>
        </w:r>
      </w:del>
    </w:p>
    <w:p w14:paraId="3DF6BBCC" w14:textId="77777777" w:rsidR="00DB45D5" w:rsidDel="00786AD9" w:rsidRDefault="00DB45D5" w:rsidP="00DB45D5">
      <w:pPr>
        <w:spacing w:line="360" w:lineRule="auto"/>
        <w:ind w:firstLineChars="200" w:firstLine="480"/>
        <w:rPr>
          <w:del w:id="1147" w:author="Jim Xie (RD-AS)" w:date="2024-11-06T22:11:00Z"/>
          <w:rFonts w:ascii="Times New Roman" w:eastAsia="宋体" w:hAnsi="Times New Roman"/>
          <w:kern w:val="0"/>
          <w:sz w:val="24"/>
          <w:szCs w:val="24"/>
        </w:rPr>
      </w:pPr>
      <w:del w:id="1148" w:author="Jim Xie (RD-AS)" w:date="2024-11-06T22:11:00Z">
        <w:r w:rsidDel="00786AD9">
          <w:rPr>
            <w:rFonts w:ascii="Times New Roman" w:eastAsia="宋体" w:hAnsi="Times New Roman" w:hint="eastAsia"/>
            <w:kern w:val="0"/>
            <w:sz w:val="24"/>
            <w:szCs w:val="24"/>
          </w:rPr>
          <w:delText>本文采用</w:delText>
        </w:r>
        <w:r w:rsidRPr="00465FCF" w:rsidDel="00786AD9">
          <w:rPr>
            <w:rFonts w:ascii="Times New Roman" w:eastAsia="宋体" w:hAnsi="Times New Roman" w:hint="eastAsia"/>
            <w:kern w:val="0"/>
            <w:sz w:val="24"/>
            <w:szCs w:val="24"/>
          </w:rPr>
          <w:delText>Flat Aggregation</w:delText>
        </w:r>
        <w:r w:rsidRPr="00465FCF" w:rsidDel="00786AD9">
          <w:rPr>
            <w:rFonts w:ascii="Times New Roman" w:eastAsia="宋体" w:hAnsi="Times New Roman" w:hint="eastAsia"/>
            <w:kern w:val="0"/>
            <w:sz w:val="24"/>
            <w:szCs w:val="24"/>
          </w:rPr>
          <w:delText>方法</w:delText>
        </w:r>
        <w:r w:rsidDel="00786AD9">
          <w:rPr>
            <w:rFonts w:ascii="Times New Roman" w:eastAsia="宋体" w:hAnsi="Times New Roman" w:hint="eastAsia"/>
            <w:kern w:val="0"/>
            <w:sz w:val="24"/>
            <w:szCs w:val="24"/>
          </w:rPr>
          <w:delText>对</w:delText>
        </w:r>
        <w:r w:rsidRPr="00465FCF" w:rsidDel="00786AD9">
          <w:rPr>
            <w:rFonts w:ascii="Times New Roman" w:eastAsia="宋体" w:hAnsi="Times New Roman" w:hint="eastAsia"/>
            <w:kern w:val="0"/>
            <w:sz w:val="24"/>
            <w:szCs w:val="24"/>
          </w:rPr>
          <w:delText>滑动窗口内的数据进行处理</w:delText>
        </w:r>
        <w:r w:rsidDel="00786AD9">
          <w:rPr>
            <w:rFonts w:ascii="Times New Roman" w:eastAsia="宋体" w:hAnsi="Times New Roman" w:hint="eastAsia"/>
            <w:kern w:val="0"/>
            <w:sz w:val="24"/>
            <w:szCs w:val="24"/>
          </w:rPr>
          <w:delText>，</w:delText>
        </w:r>
        <w:r w:rsidRPr="00465FCF" w:rsidDel="00786AD9">
          <w:rPr>
            <w:rFonts w:ascii="Times New Roman" w:eastAsia="宋体" w:hAnsi="Times New Roman" w:hint="eastAsia"/>
            <w:kern w:val="0"/>
            <w:sz w:val="24"/>
            <w:szCs w:val="24"/>
          </w:rPr>
          <w:delText>将滑动窗口内的各个数据包特征展平为一维特征向量，从而保留流量片段中的全部特征信息，包括协议类型、包大小、时间戳等。通过逐一平坦化滑动窗口内的数据包特征，将多维特征展平为一维特征向量。</w:delText>
        </w:r>
        <w:r w:rsidDel="00786AD9">
          <w:rPr>
            <w:rFonts w:ascii="Times New Roman" w:eastAsia="宋体" w:hAnsi="Times New Roman" w:hint="eastAsia"/>
            <w:kern w:val="0"/>
            <w:sz w:val="24"/>
            <w:szCs w:val="24"/>
          </w:rPr>
          <w:delText>图</w:delText>
        </w:r>
        <w:r w:rsidDel="00786AD9">
          <w:rPr>
            <w:rFonts w:ascii="Times New Roman" w:eastAsia="宋体" w:hAnsi="Times New Roman" w:hint="eastAsia"/>
            <w:kern w:val="0"/>
            <w:sz w:val="24"/>
            <w:szCs w:val="24"/>
          </w:rPr>
          <w:delText>4</w:delText>
        </w:r>
        <w:r w:rsidDel="00786AD9">
          <w:rPr>
            <w:rFonts w:ascii="Times New Roman" w:eastAsia="宋体" w:hAnsi="Times New Roman" w:hint="eastAsia"/>
            <w:kern w:val="0"/>
            <w:sz w:val="24"/>
            <w:szCs w:val="24"/>
          </w:rPr>
          <w:delText>展示了对滑动窗口中的包进行合并的过程。</w:delText>
        </w:r>
      </w:del>
    </w:p>
    <w:p w14:paraId="3D8F65E3" w14:textId="77777777" w:rsidR="00DB45D5" w:rsidDel="00786AD9" w:rsidRDefault="00FD4A06" w:rsidP="00BB0C37">
      <w:pPr>
        <w:spacing w:line="360" w:lineRule="auto"/>
        <w:jc w:val="center"/>
        <w:rPr>
          <w:del w:id="1149" w:author="Jim Xie (RD-AS)" w:date="2024-11-06T22:11:00Z"/>
          <w:rFonts w:ascii="Times New Roman" w:eastAsia="宋体" w:hAnsi="Times New Roman"/>
          <w:kern w:val="0"/>
          <w:sz w:val="24"/>
          <w:szCs w:val="24"/>
        </w:rPr>
      </w:pPr>
      <w:del w:id="1150" w:author="Jim Xie (RD-AS)" w:date="2024-11-06T22:11:00Z">
        <w:r>
          <w:rPr>
            <w:rFonts w:hint="eastAsia"/>
            <w:noProof/>
          </w:rPr>
          <w:object w:dxaOrig="20820" w:dyaOrig="2971" w14:anchorId="2E47D8B8">
            <v:shape id="_x0000_i1083" type="#_x0000_t75" alt="" style="width:414pt;height:59pt;mso-width-percent:0;mso-height-percent:0;mso-width-percent:0;mso-height-percent:0" o:ole="">
              <v:imagedata r:id="rId25" o:title=""/>
            </v:shape>
            <o:OLEObject Type="Embed" ProgID="Visio.Drawing.15" ShapeID="_x0000_i1083" DrawAspect="Content" ObjectID="_1792579135" r:id="rId26"/>
          </w:object>
        </w:r>
      </w:del>
    </w:p>
    <w:p w14:paraId="41449B11" w14:textId="77777777" w:rsidR="00DB45D5" w:rsidDel="00786AD9" w:rsidRDefault="00DB45D5" w:rsidP="00DB45D5">
      <w:pPr>
        <w:spacing w:line="360" w:lineRule="auto"/>
        <w:rPr>
          <w:del w:id="1151" w:author="Jim Xie (RD-AS)" w:date="2024-11-06T22:11:00Z"/>
          <w:rFonts w:ascii="Times New Roman" w:eastAsia="宋体" w:hAnsi="Times New Roman"/>
          <w:kern w:val="0"/>
          <w:sz w:val="24"/>
          <w:szCs w:val="24"/>
        </w:rPr>
      </w:pPr>
    </w:p>
    <w:p w14:paraId="7FFDC0B3" w14:textId="77777777" w:rsidR="00DB45D5" w:rsidRPr="001403FA" w:rsidDel="00786AD9" w:rsidRDefault="00BB0C37" w:rsidP="00BB0C37">
      <w:pPr>
        <w:spacing w:line="360" w:lineRule="auto"/>
        <w:jc w:val="center"/>
        <w:rPr>
          <w:del w:id="1152" w:author="Jim Xie (RD-AS)" w:date="2024-11-06T22:11:00Z"/>
          <w:rFonts w:ascii="Times New Roman" w:eastAsia="宋体" w:hAnsi="Times New Roman"/>
          <w:kern w:val="0"/>
          <w:sz w:val="24"/>
          <w:szCs w:val="24"/>
        </w:rPr>
      </w:pPr>
      <w:del w:id="1153" w:author="Jim Xie (RD-AS)" w:date="2024-11-06T22:11:00Z">
        <w:r w:rsidDel="00786AD9">
          <w:rPr>
            <w:rFonts w:ascii="Times New Roman" w:eastAsia="宋体" w:hAnsi="Times New Roman" w:hint="eastAsia"/>
            <w:kern w:val="0"/>
            <w:sz w:val="24"/>
            <w:szCs w:val="24"/>
          </w:rPr>
          <w:delText>图</w:delText>
        </w:r>
        <w:r w:rsidDel="00786AD9">
          <w:rPr>
            <w:rFonts w:ascii="Times New Roman" w:eastAsia="宋体" w:hAnsi="Times New Roman" w:hint="eastAsia"/>
            <w:kern w:val="0"/>
            <w:sz w:val="24"/>
            <w:szCs w:val="24"/>
          </w:rPr>
          <w:delText xml:space="preserve">4 </w:delText>
        </w:r>
        <w:r w:rsidDel="00786AD9">
          <w:rPr>
            <w:rFonts w:ascii="Times New Roman" w:eastAsia="宋体" w:hAnsi="Times New Roman" w:hint="eastAsia"/>
            <w:kern w:val="0"/>
            <w:sz w:val="24"/>
            <w:szCs w:val="24"/>
          </w:rPr>
          <w:delText>滑动窗口展平</w:delText>
        </w:r>
      </w:del>
    </w:p>
    <w:p w14:paraId="44D697F3" w14:textId="58A72763" w:rsidR="006337D7" w:rsidRPr="001403FA" w:rsidDel="007C19A7" w:rsidRDefault="00FC615E" w:rsidP="006337D7">
      <w:pPr>
        <w:pStyle w:val="a9"/>
        <w:numPr>
          <w:ilvl w:val="0"/>
          <w:numId w:val="3"/>
        </w:numPr>
        <w:spacing w:line="360" w:lineRule="auto"/>
        <w:rPr>
          <w:del w:id="1154" w:author="Jim Xie (RD-AS)" w:date="2024-11-07T16:05:00Z"/>
          <w:rFonts w:ascii="Times New Roman" w:eastAsia="宋体" w:hAnsi="Times New Roman"/>
          <w:kern w:val="0"/>
          <w:sz w:val="24"/>
          <w:szCs w:val="24"/>
        </w:rPr>
      </w:pPr>
      <w:del w:id="1155" w:author="Jim Xie (RD-AS)" w:date="2024-11-07T16:05:00Z">
        <w:r w:rsidDel="007C19A7">
          <w:rPr>
            <w:rFonts w:ascii="Times New Roman" w:eastAsia="宋体" w:hAnsi="Times New Roman" w:hint="eastAsia"/>
            <w:kern w:val="0"/>
            <w:sz w:val="24"/>
            <w:szCs w:val="24"/>
          </w:rPr>
          <w:delText>频谱生成</w:delText>
        </w:r>
      </w:del>
    </w:p>
    <w:p w14:paraId="7790281B" w14:textId="500E7004" w:rsidR="001403FA" w:rsidDel="007C19A7" w:rsidRDefault="006337D7" w:rsidP="006337D7">
      <w:pPr>
        <w:spacing w:line="360" w:lineRule="auto"/>
        <w:ind w:firstLineChars="200" w:firstLine="480"/>
        <w:rPr>
          <w:del w:id="1156" w:author="Jim Xie (RD-AS)" w:date="2024-11-07T16:05:00Z"/>
          <w:rFonts w:ascii="Times New Roman" w:eastAsia="宋体" w:hAnsi="Times New Roman"/>
          <w:kern w:val="0"/>
          <w:sz w:val="24"/>
          <w:szCs w:val="24"/>
        </w:rPr>
      </w:pPr>
      <w:del w:id="1157" w:author="Jim Xie (RD-AS)" w:date="2024-11-07T16:05:00Z">
        <w:r w:rsidRPr="001403FA" w:rsidDel="007C19A7">
          <w:rPr>
            <w:rFonts w:ascii="Times New Roman" w:eastAsia="宋体" w:hAnsi="Times New Roman"/>
            <w:kern w:val="0"/>
            <w:sz w:val="24"/>
            <w:szCs w:val="24"/>
          </w:rPr>
          <w:delText>特征提取分为传统特征提取与频谱生成两部分。首先，从</w:delText>
        </w:r>
        <w:r w:rsidRPr="001403FA" w:rsidDel="007C19A7">
          <w:rPr>
            <w:rFonts w:ascii="Times New Roman" w:eastAsia="宋体" w:hAnsi="Times New Roman"/>
            <w:kern w:val="0"/>
            <w:sz w:val="24"/>
            <w:szCs w:val="24"/>
          </w:rPr>
          <w:delText>PCAP</w:delText>
        </w:r>
        <w:r w:rsidRPr="001403FA" w:rsidDel="007C19A7">
          <w:rPr>
            <w:rFonts w:ascii="Times New Roman" w:eastAsia="宋体" w:hAnsi="Times New Roman"/>
            <w:kern w:val="0"/>
            <w:sz w:val="24"/>
            <w:szCs w:val="24"/>
          </w:rPr>
          <w:delText>文件中提取流量序列中的特征，如协议类型、包大小等，这些特征通过滑动窗口聚合以保留时序信息，供后续模型训练使用。此外，通过滑动窗口内的标签信息计算该窗口的攻击频谱</w:delText>
        </w:r>
        <w:r w:rsidR="00DB45D5" w:rsidDel="007C19A7">
          <w:rPr>
            <w:rFonts w:ascii="Times New Roman" w:eastAsia="宋体" w:hAnsi="Times New Roman" w:hint="eastAsia"/>
            <w:kern w:val="0"/>
            <w:sz w:val="24"/>
            <w:szCs w:val="24"/>
          </w:rPr>
          <w:delText>值</w:delText>
        </w:r>
        <w:r w:rsidRPr="001403FA" w:rsidDel="007C19A7">
          <w:rPr>
            <w:rFonts w:ascii="Times New Roman" w:eastAsia="宋体" w:hAnsi="Times New Roman"/>
            <w:kern w:val="0"/>
            <w:sz w:val="24"/>
            <w:szCs w:val="24"/>
          </w:rPr>
          <w:delText>。本研究采用了两种频谱生成方法：</w:delText>
        </w:r>
        <w:r w:rsidR="00FE696A" w:rsidDel="007C19A7">
          <w:rPr>
            <w:rFonts w:ascii="Times New Roman" w:eastAsia="宋体" w:hAnsi="Times New Roman" w:hint="eastAsia"/>
            <w:kern w:val="0"/>
            <w:sz w:val="24"/>
            <w:szCs w:val="24"/>
          </w:rPr>
          <w:delText>攻击包数量</w:delText>
        </w:r>
        <w:r w:rsidRPr="001403FA" w:rsidDel="007C19A7">
          <w:rPr>
            <w:rFonts w:ascii="Times New Roman" w:eastAsia="宋体" w:hAnsi="Times New Roman"/>
            <w:kern w:val="0"/>
            <w:sz w:val="24"/>
            <w:szCs w:val="24"/>
          </w:rPr>
          <w:delText>（</w:delText>
        </w:r>
        <w:r w:rsidR="00FE696A" w:rsidDel="007C19A7">
          <w:rPr>
            <w:rFonts w:ascii="Times New Roman" w:eastAsia="宋体" w:hAnsi="Times New Roman" w:hint="eastAsia"/>
            <w:kern w:val="0"/>
            <w:sz w:val="24"/>
            <w:szCs w:val="24"/>
          </w:rPr>
          <w:delText>COAP,</w:delText>
        </w:r>
        <w:r w:rsidRPr="001403FA" w:rsidDel="007C19A7">
          <w:rPr>
            <w:rFonts w:ascii="Times New Roman" w:eastAsia="宋体" w:hAnsi="Times New Roman"/>
            <w:kern w:val="0"/>
            <w:sz w:val="24"/>
            <w:szCs w:val="24"/>
          </w:rPr>
          <w:delText>Count of Attack Packets</w:delText>
        </w:r>
        <w:r w:rsidRPr="001403FA" w:rsidDel="007C19A7">
          <w:rPr>
            <w:rFonts w:ascii="Times New Roman" w:eastAsia="宋体" w:hAnsi="Times New Roman"/>
            <w:kern w:val="0"/>
            <w:sz w:val="24"/>
            <w:szCs w:val="24"/>
          </w:rPr>
          <w:delText>）与</w:delText>
        </w:r>
        <w:r w:rsidR="00FE696A" w:rsidDel="007C19A7">
          <w:rPr>
            <w:rFonts w:ascii="Times New Roman" w:eastAsia="宋体" w:hAnsi="Times New Roman" w:hint="eastAsia"/>
            <w:kern w:val="0"/>
            <w:sz w:val="24"/>
            <w:szCs w:val="24"/>
          </w:rPr>
          <w:delText>正弦位置编码和</w:delText>
        </w:r>
        <w:r w:rsidRPr="001403FA" w:rsidDel="007C19A7">
          <w:rPr>
            <w:rFonts w:ascii="Times New Roman" w:eastAsia="宋体" w:hAnsi="Times New Roman"/>
            <w:kern w:val="0"/>
            <w:sz w:val="24"/>
            <w:szCs w:val="24"/>
          </w:rPr>
          <w:delText>（</w:delText>
        </w:r>
        <w:r w:rsidR="00FE696A" w:rsidDel="007C19A7">
          <w:rPr>
            <w:rFonts w:ascii="Times New Roman" w:eastAsia="宋体" w:hAnsi="Times New Roman" w:hint="eastAsia"/>
            <w:kern w:val="0"/>
            <w:sz w:val="24"/>
            <w:szCs w:val="24"/>
          </w:rPr>
          <w:delText>SSPE,</w:delText>
        </w:r>
        <w:r w:rsidRPr="001403FA" w:rsidDel="007C19A7">
          <w:rPr>
            <w:rFonts w:ascii="Times New Roman" w:eastAsia="宋体" w:hAnsi="Times New Roman"/>
            <w:kern w:val="0"/>
            <w:sz w:val="24"/>
            <w:szCs w:val="24"/>
          </w:rPr>
          <w:delText>Sum of Sinusoidal Positional Encoding</w:delText>
        </w:r>
        <w:r w:rsidRPr="001403FA" w:rsidDel="007C19A7">
          <w:rPr>
            <w:rFonts w:ascii="Times New Roman" w:eastAsia="宋体" w:hAnsi="Times New Roman"/>
            <w:kern w:val="0"/>
            <w:sz w:val="24"/>
            <w:szCs w:val="24"/>
          </w:rPr>
          <w:delText>）。</w:delText>
        </w:r>
      </w:del>
    </w:p>
    <w:p w14:paraId="705F840C" w14:textId="2D4493DD" w:rsidR="001403FA" w:rsidDel="007C19A7" w:rsidRDefault="006337D7" w:rsidP="006337D7">
      <w:pPr>
        <w:spacing w:line="360" w:lineRule="auto"/>
        <w:ind w:firstLineChars="200" w:firstLine="480"/>
        <w:rPr>
          <w:del w:id="1158" w:author="Jim Xie (RD-AS)" w:date="2024-11-07T16:05:00Z"/>
          <w:rFonts w:ascii="Times New Roman" w:eastAsia="宋体" w:hAnsi="Times New Roman"/>
          <w:kern w:val="0"/>
          <w:sz w:val="24"/>
          <w:szCs w:val="24"/>
        </w:rPr>
      </w:pPr>
      <w:del w:id="1159" w:author="Jim Xie (RD-AS)" w:date="2024-11-07T16:05:00Z">
        <w:r w:rsidRPr="001403FA" w:rsidDel="007C19A7">
          <w:rPr>
            <w:rFonts w:ascii="Times New Roman" w:eastAsia="宋体" w:hAnsi="Times New Roman"/>
            <w:kern w:val="0"/>
            <w:sz w:val="24"/>
            <w:szCs w:val="24"/>
          </w:rPr>
          <w:delText>COAP</w:delText>
        </w:r>
        <w:r w:rsidRPr="001403FA" w:rsidDel="007C19A7">
          <w:rPr>
            <w:rFonts w:ascii="Times New Roman" w:eastAsia="宋体" w:hAnsi="Times New Roman"/>
            <w:kern w:val="0"/>
            <w:sz w:val="24"/>
            <w:szCs w:val="24"/>
          </w:rPr>
          <w:delText>能够直观地反映攻击数据包的数量，适合快速评估攻击频率</w:delText>
        </w:r>
        <w:r w:rsidR="001403FA" w:rsidDel="007C19A7">
          <w:rPr>
            <w:rFonts w:ascii="Times New Roman" w:eastAsia="宋体" w:hAnsi="Times New Roman" w:hint="eastAsia"/>
            <w:kern w:val="0"/>
            <w:sz w:val="24"/>
            <w:szCs w:val="24"/>
          </w:rPr>
          <w:delText>。</w:delText>
        </w:r>
        <w:r w:rsidR="001E5ECA" w:rsidDel="007C19A7">
          <w:rPr>
            <w:rFonts w:ascii="Times New Roman" w:eastAsia="宋体" w:hAnsi="Times New Roman" w:hint="eastAsia"/>
            <w:kern w:val="0"/>
            <w:sz w:val="24"/>
            <w:szCs w:val="24"/>
          </w:rPr>
          <w:delText>计算公式如下：</w:delText>
        </w:r>
      </w:del>
    </w:p>
    <w:p w14:paraId="1B59C476" w14:textId="75F9D82A" w:rsidR="001E5ECA" w:rsidDel="007C19A7" w:rsidRDefault="00FD4A06" w:rsidP="006337D7">
      <w:pPr>
        <w:spacing w:line="360" w:lineRule="auto"/>
        <w:ind w:firstLineChars="200" w:firstLine="420"/>
        <w:rPr>
          <w:del w:id="1160" w:author="Jim Xie (RD-AS)" w:date="2024-11-07T16:05:00Z"/>
          <w:rFonts w:ascii="Times New Roman" w:eastAsia="宋体" w:hAnsi="Times New Roman"/>
          <w:kern w:val="0"/>
          <w:sz w:val="24"/>
          <w:szCs w:val="24"/>
        </w:rPr>
      </w:pPr>
      <w:del w:id="1161" w:author="Jim Xie (RD-AS)" w:date="2024-11-07T16:05:00Z">
        <w:r>
          <w:rPr>
            <w:noProof/>
          </w:rPr>
          <w:pict w14:anchorId="2BE6C448">
            <v:shape id="_x0000_i1082" type="#_x0000_t75" alt="" style="width:117pt;height:4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37FE&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137FE&quot; wsp:rsidRPr=&quot;00C137FE&quot; wsp:rsidRDefault=&quot;00C137FE&quot; wsp:rsidP=&quot;00C137FE&quot;&gt;&lt;m:oMathPara&gt;&lt;m:oMath&gt;&lt;m:sSub&gt;&lt;m:sSubPr&gt;&lt;m:ctrlPr&gt;&lt;w:rPr&gt;&lt;w:rFonts w:ascii=&quot;Cambria Math&quot; w:fareast=&quot;瀹浣&quot; w:h-ansi=&quot;Cambria Math&quot;/&gt;&lt;ww:x:dofocPcPr&gt;nt wx:val=&quot;Cambria Math&quot;/&gt;&lt;w:kern w:val=&quot;0&quot;/&gt;&lt;w:sz w:val=&quot;24&quot;/&gt;&lt;w:sz-cs w:val=&quot;24&quot;/&gt;&lt;/w:rPr&gt;&lt;/m:ctrlPr&gt;&lt;/m:sSubPr&gt;&lt;m:e&gt;&lt;m:r&gt;&lt;w:rPr&gt;&lt;w:rFonts w:ascii=&quot;Cambria Math&quot; w:fareast=&quot;瀹浣&quot; w:h-ansi=&quot;Cambria Math&quot;/&gt;&lt;wx:font wx:val=&quot;Cambria Math&quot;/&gt;&lt;w:i/w:&gt;&lt;w:dokerncP wcPr&gt;:val=&quot;0&quot;/&gt;&lt;w:sz w:val=&quot;24&quot;/&gt;&lt;w:sz-cs w:val=&quot;24&quot;/&gt;&lt;/w:rPr&gt;&lt;m:t&gt;S&lt;/m:t&gt;&lt;/m:r&gt;&lt;/m:e&gt;&lt;m:sub&gt;&lt;m:r&gt;&lt;w:rPr&gt;&lt;w:rFonts w:ascii=&quot;Cambria Math&quot; w:fareast=&quot;瀹浣&quot; w:h-ansi=&quot;Cambria Math&quot;/&gt;&lt;wx:font wx:val=&quot;Cambria Math&quot;/&gt;&lt;w:i/&gt;&lt;w:kern w:val=&quot;0&quot;/&gt;&lt;w:szw: w:valdo=&quot;24&quot;/cP&gt;&lt;w:cPr&gt;sz-cs w:val=&quot;24&quot;/&gt;&lt;/w:rPr&gt;&lt;m:t&gt;COAP&lt;/m:t&gt;&lt;/m:r&gt;&lt;/m:sub&gt;&lt;/m:sSub&gt;&lt;m:r&gt;&lt;w:rPr&gt;&lt;w:rFonts w:ascii=&quot;Cambria Math&quot; w:fareast=&quot;瀹浣&quot; w:h-ansi=&quot;Cambria Math&quot;/&gt;&lt;wx:font wx:val=&quot;Cambria Math&quot;/&gt;&lt;w:i/&gt;&lt;w:kern w:val=&quot;0&quot;/&gt;&lt;w:sz w:val=&quot;24&quot;/&gt;&lt;w:szw:-cs w:vadol=&quot;24&quot;/&gt;cP&lt;/w:rPcPr&gt;r&gt;&lt;m:t&gt;=&lt;/m:t&gt;&lt;/m:r&gt;&lt;m:nary&gt;&lt;m:naryPr&gt;&lt;m:chr m:val=&quot;&quot;/&gt;&lt;m:limLoc m:val=&quot;undOvr&quot;/&gt;&lt;m:grow m:val=&quot;1&quot;/&gt;&lt;m:ctrlPr&gt;&lt;w:rPr&gt;&lt;w:rFonts w:ascii=&quot;Cambria Math&quot; w:fareast=&quot;瀹浣&quot; w:h-ansi=&quot;Cambria Math&quot;/&gt;&lt;wx:font wx:val=&quot;Cambria Math&quot;/&gt;&lt;w:w:kern w:vdoal=&quot;0&quot;/&gt;&lt;wcP:sz w:rPcPr&gt;:val=&quot;24&quot;/&gt;&lt;w:sz-cs w:val=&quot;24&quot;/&gt;&lt;/w:rPr&gt;&lt;/m:ctrlPr&gt;&lt;/m:naryPr&gt;&lt;m:sub&gt;&lt;m:r&gt;&lt;w:rPr&gt;&lt;w:rFonts w:ascii=&quot;Cambria Math&quot; w:fareast=&quot;瀹浣&quot; w:h-ansi=&quot;Cambria Math&quot;/&gt;&lt;wx:font wx:val=&quot;Cambria Math&quot;/&gt;&lt;w:i/&gt;&lt;w:kern w:val=&quot;0&quot;/&gt;&lt;w:sz w:w:val=&quot;24&quot;/&gt;do&lt;w:sz-cs w:vcPal=&quot;24&quot;/&gt;&lt;cPr&gt;/w:rPr&gt;&lt;m:t&gt;pos=0&lt;/m:t&gt;&lt;/m:r&gt;&lt;/m:sub&gt;&lt;m:sup&gt;&lt;m:r&gt;&lt;w:rPr&gt;&lt;w:rFonts w:ascii=&quot;Cambria Math&quot; w:fareast=&quot;瀹浣&quot; w:h-ansi=&quot;Cambria Math&quot;/&gt;&lt;wx:font wx:val=&quot;Cambria Math&quot;/&gt;&lt;w:i/&gt;&lt;w:kern w:val=&quot;0&quot;/&gt;&lt;w:sz w:val=&quot;24&quot;/&gt;&lt;w:sz-cw:s w:val=&quot;24&quot;/&gt;do&lt;/w:rPr&gt;&lt;m:t&gt;NcP&lt;/m:t&gt;&lt;/m:r&gt;cPr&gt;&lt;/m:sup&gt;&lt;m:e&gt;&lt;m:r&gt;&lt;w:rPr&gt;&lt;w:rFonts w:ascii=&quot;Cambria Math&quot; w:fareast=&quot;瀹浣&quot; w:h-ansi=&quot;Cambria Math&quot;/&gt;&lt;wx:font wx:val=&quot;Cambria Math&quot;/&gt;&lt;w:i/&gt;&lt;w:kern w:val=&quot;0&quot;/&gt;&lt;w:sz w:val=&quot;24&quot;/&gt;&lt;w:sz-cs w:val=&quot;24&quot;/&gt;&lt;/w:rPr&gt;&lt;m:w:t&gt;Labe&lt;/m:t&gt;&lt;/m:dor&gt;&lt;m:sSub&gt;&lt;m:sSucPbPr&gt;&lt;m:ctrlPr&gt;cPr&gt;&lt;w:rPr&gt;&lt;w:rFonts w:ascii=&quot;Cambria Math&quot; w:fareast=&quot;瀹浣&quot; w:h-ansi=&quot;Cambria Math&quot;/&gt;&lt;wx:font wx:val=&quot;Cambria Math&quot;/&gt;&lt;w:kern w:val=&quot;0&quot;/&gt;&lt;w:sz w:val=&quot;24&quot;/&gt;&lt;w:sz-cs w:val=&quot;24&quot;/&gt;&lt;/w:rPr&gt;&lt;/m:ctrlPr&gt;&lt;/m:sSubPrw:&gt;&lt;m:e&gt;&lt;m:r&gt;&lt;w:rPr&gt;do&lt;w:rFonts w:ascii=cP&quot;Cambria Math&quot; wcPr&gt;:fareast=&quot;瀹浣&quot; w:h-ansi=&quot;Cambria Math&quot;/&gt;&lt;wx:font wx:val=&quot;Cambria Math&quot;/&gt;&lt;w:i/&gt;&lt;w:kern w:val=&quot;0&quot;/&gt;&lt;w:sz w:val=&quot;24&quot;/&gt;&lt;w:sz-cs w:val=&quot;24&quot;/&gt;&lt;/w:rPr&gt;&lt;m:t&gt;l&lt;/m:t&gt;&lt;/m:r&gt;&lt;/m:e&gt;&lt;m:sub&gt;&lt;m:r&gt;&lt;w:rPr&gt;&lt;w:rFonw:ts w:ascii=&quot;Cambria doMath&quot; w:fareast=&quot;瀹i=cP舰 w:h-ansi=&quot;Camh&quot; wcPr&gt;bria Math&quot;/&gt;&lt;wx:font wx:val=&quot;Cambria Math&quot;/&gt;&lt;w:i/&gt;&lt;w:kern w:val=&quot;0&quot;/&gt;&lt;w:sz w:val=&quot;24&quot;/&gt;&lt;w:sz-cs w:val=&quot;24&quot;/&gt;&lt;/w:rPr&gt;&lt;m:t&gt;pos&lt;/m:t&gt;&lt;/m:r&gt;&lt;/m:sub&gt;&lt;/m:sSub&gt;&lt;/m:e&gt;&lt;/m:nary&gt;&lt;/m:oMath&gt;&lt;/m:oMatw:hPara&gt;&lt;/w:p&gt;&lt;w:sectPr dowsp:rsidR=&quot;00000000&quot; wsPp:rsidRPr=&quot;00C137FE&quot;&gt;&lt;w:pgSz w:w=&quot;12240&quot; w:h=&quot;15840&quot;/&gt;&lt;w:pgMar w:top=&quot;1440&quot; w:right=&quot;1800&quot; w:bottom=&quot;1440&quot; w:left=&quot;1800&quot; w:header=&quot;720&quot; w:footer=&quot;720&quot; w:gutter=&quot;0&quot;/&gt;&lt;w:cols w:space=&quot;720&quot;/&gt;&lt;/w:sectPr&gt;&lt;/wx:sect&gt;&lt;/w:body&gt;&lt;/w:wordDocument&gt;">
              <v:imagedata r:id="rId27" o:title="" chromakey="white"/>
            </v:shape>
          </w:pict>
        </w:r>
      </w:del>
    </w:p>
    <w:p w14:paraId="5DD29F55" w14:textId="33FC9D66" w:rsidR="006B38FB" w:rsidDel="007C19A7" w:rsidRDefault="00FE696A" w:rsidP="006B38FB">
      <w:pPr>
        <w:spacing w:line="360" w:lineRule="auto"/>
        <w:ind w:firstLineChars="200" w:firstLine="480"/>
        <w:rPr>
          <w:del w:id="1162" w:author="Jim Xie (RD-AS)" w:date="2024-11-07T16:05:00Z"/>
          <w:rFonts w:ascii="Times New Roman" w:eastAsia="宋体" w:hAnsi="Times New Roman"/>
          <w:kern w:val="0"/>
          <w:sz w:val="24"/>
          <w:szCs w:val="24"/>
        </w:rPr>
      </w:pPr>
      <w:del w:id="1163" w:author="Jim Xie (RD-AS)" w:date="2024-11-07T16:05:00Z">
        <w:r w:rsidDel="007C19A7">
          <w:rPr>
            <w:rFonts w:ascii="Times New Roman" w:eastAsia="宋体" w:hAnsi="Times New Roman" w:hint="eastAsia"/>
            <w:kern w:val="0"/>
            <w:sz w:val="24"/>
            <w:szCs w:val="24"/>
          </w:rPr>
          <w:delText>其中，</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FD4A06">
          <w:rPr>
            <w:noProof/>
            <w:position w:val="-8"/>
          </w:rPr>
          <w:pict w14:anchorId="7E85CC7A">
            <v:shape id="_x0000_i1081" type="#_x0000_t75" alt="" style="width: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33C26&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33C26&quot; wsp:rsidRDefault=&quot;00C33C26&quot; wsp:rsidP=&quot;00C33C26&quot;&gt;&lt;m:oMathPara&gt;&lt;m:oMath&gt;&lt;m:r&gt;&lt;w:rPr&gt;&lt;w:rFonts w:ascii=&quot;Cambria Math&quot; w:fareast=&quot;瀹浣&quot; w:h-ansi=&quot;Cambria Math&quot;/&gt;&lt;wx:font wx:val=&quot;Cambria Math&quot;/&gt;&lt;w:i/&gt;&lt;w:kern w:w:vadol=cPcPr&gt;&quot;0&quot;/&gt;&lt;w:sz w:val=&quot;24&quot;/&gt;&lt;w:sz-cs w:val=&quot;24&quot;/&gt;&lt;/w:rPr&gt;&lt;m:t&gt;N&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8"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FD4A06">
          <w:rPr>
            <w:noProof/>
            <w:position w:val="-8"/>
          </w:rPr>
          <w:pict w14:anchorId="5FEE9697">
            <v:shape id="_x0000_i1080" type="#_x0000_t75" alt="" style="width: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33C26&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33C26&quot; wsp:rsidRDefault=&quot;00C33C26&quot; wsp:rsidP=&quot;00C33C26&quot;&gt;&lt;m:oMathPara&gt;&lt;m:oMath&gt;&lt;m:r&gt;&lt;w:rPr&gt;&lt;w:rFonts w:ascii=&quot;Cambria Math&quot; w:fareast=&quot;瀹浣&quot; w:h-ansi=&quot;Cambria Math&quot;/&gt;&lt;wx:font wx:val=&quot;Cambria Math&quot;/&gt;&lt;w:i/&gt;&lt;w:kern w:w:vadol=cPcPr&gt;&quot;0&quot;/&gt;&lt;w:sz w:val=&quot;24&quot;/&gt;&lt;w:sz-cs w:val=&quot;24&quot;/&gt;&lt;/w:rPr&gt;&lt;m:t&gt;N&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8" o:title="" chromakey="white"/>
            </v:shape>
          </w:pict>
        </w:r>
        <w:r w:rsidR="00992599" w:rsidRPr="00992599" w:rsidDel="007C19A7">
          <w:rPr>
            <w:rFonts w:ascii="Times New Roman" w:eastAsia="宋体" w:hAnsi="Times New Roman"/>
            <w:kern w:val="0"/>
            <w:sz w:val="24"/>
            <w:szCs w:val="24"/>
          </w:rPr>
          <w:fldChar w:fldCharType="end"/>
        </w:r>
        <w:r w:rsidDel="007C19A7">
          <w:rPr>
            <w:rFonts w:ascii="Times New Roman" w:eastAsia="宋体" w:hAnsi="Times New Roman" w:hint="eastAsia"/>
            <w:kern w:val="0"/>
            <w:sz w:val="24"/>
            <w:szCs w:val="24"/>
          </w:rPr>
          <w:delText>为滑动窗口内的包数量</w:delText>
        </w:r>
        <w:r w:rsidR="006B38FB" w:rsidDel="007C19A7">
          <w:rPr>
            <w:rFonts w:ascii="Times New Roman" w:eastAsia="宋体" w:hAnsi="Times New Roman" w:hint="eastAsia"/>
            <w:kern w:val="0"/>
            <w:sz w:val="24"/>
            <w:szCs w:val="24"/>
          </w:rPr>
          <w:delText>；</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FD4A06">
          <w:rPr>
            <w:noProof/>
            <w:position w:val="-8"/>
          </w:rPr>
          <w:pict w14:anchorId="4052AD23">
            <v:shape id="_x0000_i1079" type="#_x0000_t75" alt="" style="width:45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FD4A06">
          <w:rPr>
            <w:noProof/>
            <w:position w:val="-8"/>
          </w:rPr>
          <w:pict w14:anchorId="1B440B63">
            <v:shape id="_x0000_i1078" type="#_x0000_t75" alt="" style="width:45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r w:rsidR="00992599" w:rsidRPr="00992599" w:rsidDel="007C19A7">
          <w:rPr>
            <w:rFonts w:ascii="Times New Roman" w:eastAsia="宋体" w:hAnsi="Times New Roman"/>
            <w:kern w:val="0"/>
            <w:sz w:val="24"/>
            <w:szCs w:val="24"/>
          </w:rPr>
          <w:fldChar w:fldCharType="end"/>
        </w:r>
        <w:r w:rsidR="006B38FB" w:rsidDel="007C19A7">
          <w:rPr>
            <w:rFonts w:ascii="Times New Roman" w:eastAsia="宋体" w:hAnsi="Times New Roman" w:hint="eastAsia"/>
            <w:kern w:val="0"/>
            <w:sz w:val="24"/>
            <w:szCs w:val="24"/>
          </w:rPr>
          <w:delText>为</w:delText>
        </w:r>
        <w:r w:rsidR="006B38FB" w:rsidRPr="006B38FB" w:rsidDel="007C19A7">
          <w:rPr>
            <w:rFonts w:ascii="Times New Roman" w:eastAsia="宋体" w:hAnsi="Times New Roman" w:hint="eastAsia"/>
            <w:kern w:val="0"/>
            <w:sz w:val="24"/>
            <w:szCs w:val="24"/>
          </w:rPr>
          <w:delText>第</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FD4A06">
          <w:rPr>
            <w:noProof/>
            <w:position w:val="-8"/>
          </w:rPr>
          <w:pict w14:anchorId="019ED168">
            <v:shape id="_x0000_i1077" type="#_x0000_t75" alt="" style="width:1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FD4A06">
          <w:rPr>
            <w:noProof/>
            <w:position w:val="-8"/>
          </w:rPr>
          <w:pict w14:anchorId="5920F541">
            <v:shape id="_x0000_i1076" type="#_x0000_t75" alt="" style="width:1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00992599" w:rsidRPr="00992599" w:rsidDel="007C19A7">
          <w:rPr>
            <w:rFonts w:ascii="Times New Roman" w:eastAsia="宋体" w:hAnsi="Times New Roman"/>
            <w:kern w:val="0"/>
            <w:sz w:val="24"/>
            <w:szCs w:val="24"/>
          </w:rPr>
          <w:fldChar w:fldCharType="end"/>
        </w:r>
        <w:r w:rsidR="006B38FB" w:rsidRPr="006B38FB" w:rsidDel="007C19A7">
          <w:rPr>
            <w:rFonts w:ascii="Times New Roman" w:eastAsia="宋体" w:hAnsi="Times New Roman" w:hint="eastAsia"/>
            <w:kern w:val="0"/>
            <w:sz w:val="24"/>
            <w:szCs w:val="24"/>
          </w:rPr>
          <w:delText>个</w:delText>
        </w:r>
        <w:r w:rsidR="006B38FB" w:rsidDel="007C19A7">
          <w:rPr>
            <w:rFonts w:ascii="Times New Roman" w:eastAsia="宋体" w:hAnsi="Times New Roman" w:hint="eastAsia"/>
            <w:kern w:val="0"/>
            <w:sz w:val="24"/>
            <w:szCs w:val="24"/>
          </w:rPr>
          <w:delText>包</w:delText>
        </w:r>
        <w:r w:rsidR="006B38FB" w:rsidRPr="006B38FB" w:rsidDel="007C19A7">
          <w:rPr>
            <w:rFonts w:ascii="Times New Roman" w:eastAsia="宋体" w:hAnsi="Times New Roman" w:hint="eastAsia"/>
            <w:kern w:val="0"/>
            <w:sz w:val="24"/>
            <w:szCs w:val="24"/>
          </w:rPr>
          <w:delText>的标签</w:delText>
        </w:r>
        <w:r w:rsidR="006B38FB" w:rsidDel="007C19A7">
          <w:rPr>
            <w:rFonts w:ascii="Times New Roman" w:eastAsia="宋体" w:hAnsi="Times New Roman" w:hint="eastAsia"/>
            <w:kern w:val="0"/>
            <w:sz w:val="24"/>
            <w:szCs w:val="24"/>
          </w:rPr>
          <w:delText>，</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FD4A06">
          <w:rPr>
            <w:noProof/>
            <w:position w:val="-21"/>
          </w:rPr>
          <w:pict w14:anchorId="19492C00">
            <v:shape id="_x0000_i1075" type="#_x0000_t75" alt="" style="width:94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w:m:r&gt;&lt;/m:dosub&gt;&lt;/m:cPsSub&gt;&lt;cPr&gt;m:r&gt;&lt;w:rPr&gt;&lt;w:rFonts w:ascii=&quot;Cambria Math&quot; w:fareast=&quot;瀹浣&quot; w:h-ansi=&quot;Cambria Math&quot;/&gt;&lt;wx:font wx:val=&quot;Cambria Math&quot;/&gt;&lt;w:i/&gt;&lt;w:kern w:val=&quot;0&quot;/&gt;&lt;w:sz w:val=&quot;24&quot;/&gt;&lt;w:sz-cs w:val=&quot;24&quot;/&gt;&lt;/w:rPr&gt;&lt;m:t&gt;&lt;/m:t&gt;&lt;/m:r&gt;&lt;m:d&gt;&lt;m:dPr&gt;&lt;m:begw: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m:ctrlPr&gt;&lt;w:/m:dPr&gt;&lt;m:e&gt;do&lt;m:r&gt;&lt;w:rPr&gt;cP&lt;w:rFonts cPr&gt;w:ascii=&quot;Cambria Math&quot; w:fareast=&quot;瀹浣&quot; w:h-ansi=&quot;Cambria Math&quot;/&gt;&lt;wx:font wx:val=&quot;Cambria Math&quot;/&gt;&lt;w:i/&gt;&lt;w:kern w:val=&quot;0&quot;/&gt;&lt;w:sz w:val=&quot;24&quot;/&gt;&lt;w:sz-cs w:val=&quot;24&quot;/&gt;&lt;/w:rPr&gt;&lt;m:t&gt;0&lt;/m:t&gt;&lt;/m:r&gt;&lt;m:r&gt;&lt;m:rPr&g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gt;&lt;w:rFonts w:ascl=&quot;w:ii=&quot;Cambria Math&gt;&lt;wdo&quot; w:fareast=&quot;瀹FontscP舰 w:h-an:ascii=&quot;CacPr&gt;si=&quot;Cambria Math&quot;/&gt;&lt;wx:font wx:val=&quot;Cambria Math&quot;/&gt;&lt;w:i/&gt;&lt;w:kern w:val=&quot;0&quot;/&gt;&lt;w:sz w:val=&quot;24&quot;/&gt;&lt;w:sz-cs w:val=&quot;24&quot;/&gt;&lt;/w:rPr&gt;&lt;m:t&gt;1&lt;/m:t&gt;&lt;/m:r&gt;&lt;/m:e&gt;&lt;/m:d&gt;&lt;/m:oMath&gt;&lt;/m:o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FD4A06">
          <w:rPr>
            <w:noProof/>
            <w:position w:val="-21"/>
          </w:rPr>
          <w:pict w14:anchorId="67FD8553">
            <v:shape id="_x0000_i1074" type="#_x0000_t75" alt="" style="width:94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m:t&gt;&lt;/w:m:r&gt;&lt;/m:dosub&gt;&lt;/m:cPsSub&gt;&lt;cPr&gt;m:r&gt;&lt;w:rPr&gt;&lt;w:rFonts w:ascii=&quot;Cambria Math&quot; w:fareast=&quot;瀹浣&quot; w:h-ansi=&quot;Cambria Math&quot;/&gt;&lt;wx:font wx:val=&quot;Cambria Math&quot;/&gt;&lt;w:i/&gt;&lt;w:kern w:val=&quot;0&quot;/&gt;&lt;w:sz w:val=&quot;24&quot;/&gt;&lt;w:sz-cs w:val=&quot;24&quot;/&gt;&lt;/w:rPr&gt;&lt;m:t&gt;&lt;/m:t&gt;&lt;/m:r&gt;&lt;m:d&gt;&lt;m:dPr&gt;&lt;m:begw: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m:ctrlPr&gt;&lt;w:/m:dPr&gt;&lt;m:e&gt;do&lt;m:r&gt;&lt;w:rPr&gt;cP&lt;w:rFonts cPr&gt;w:ascii=&quot;Cambria Math&quot; w:fareast=&quot;瀹浣&quot; w:h-ansi=&quot;Cambria Math&quot;/&gt;&lt;wx:font wx:val=&quot;Cambria Math&quot;/&gt;&lt;w:i/&gt;&lt;w:kern w:val=&quot;0&quot;/&gt;&lt;w:sz w:val=&quot;24&quot;/&gt;&lt;w:sz-cs w:val=&quot;24&quot;/&gt;&lt;/w:rPr&gt;&lt;m:t&gt;0&lt;/m:t&gt;&lt;/m:r&gt;&lt;m:r&gt;&lt;m:rPr&g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gt;&lt;w:rFonts w:ascl=&quot;w:ii=&quot;Cambria Math&gt;&lt;wdo&quot; w:fareast=&quot;瀹FontscP舰 w:h-an:ascii=&quot;CacPr&gt;si=&quot;Cambria Math&quot;/&gt;&lt;wx:font wx:val=&quot;Cambria Math&quot;/&gt;&lt;w:i/&gt;&lt;w:kern w:val=&quot;0&quot;/&gt;&lt;w:sz w:val=&quot;24&quot;/&gt;&lt;w:sz-cs w:val=&quot;24&quot;/&gt;&lt;/w:rPr&gt;&lt;m:t&gt;1&lt;/m:t&gt;&lt;/m:r&gt;&lt;/m:e&gt;&lt;/m:d&gt;&lt;/m:oMath&gt;&lt;/m:o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r w:rsidR="00992599" w:rsidRPr="00992599" w:rsidDel="007C19A7">
          <w:rPr>
            <w:rFonts w:ascii="Times New Roman" w:eastAsia="宋体" w:hAnsi="Times New Roman"/>
            <w:kern w:val="0"/>
            <w:sz w:val="24"/>
            <w:szCs w:val="24"/>
          </w:rPr>
          <w:fldChar w:fldCharType="end"/>
        </w:r>
        <w:r w:rsidR="006B38FB" w:rsidDel="007C19A7">
          <w:rPr>
            <w:rFonts w:ascii="Times New Roman" w:eastAsia="宋体" w:hAnsi="Times New Roman" w:hint="eastAsia"/>
            <w:kern w:val="0"/>
            <w:sz w:val="24"/>
            <w:szCs w:val="24"/>
          </w:rPr>
          <w:delText>，标签为</w:delText>
        </w:r>
        <w:r w:rsidR="006B38FB" w:rsidDel="007C19A7">
          <w:rPr>
            <w:rFonts w:ascii="Times New Roman" w:eastAsia="宋体" w:hAnsi="Times New Roman" w:hint="eastAsia"/>
            <w:kern w:val="0"/>
            <w:sz w:val="24"/>
            <w:szCs w:val="24"/>
          </w:rPr>
          <w:delText>0</w:delText>
        </w:r>
        <w:r w:rsidR="006B38FB" w:rsidDel="007C19A7">
          <w:rPr>
            <w:rFonts w:ascii="Times New Roman" w:eastAsia="宋体" w:hAnsi="Times New Roman" w:hint="eastAsia"/>
            <w:kern w:val="0"/>
            <w:sz w:val="24"/>
            <w:szCs w:val="24"/>
          </w:rPr>
          <w:delText>代表正常流量，标签为</w:delText>
        </w:r>
        <w:r w:rsidR="006B38FB" w:rsidDel="007C19A7">
          <w:rPr>
            <w:rFonts w:ascii="Times New Roman" w:eastAsia="宋体" w:hAnsi="Times New Roman" w:hint="eastAsia"/>
            <w:kern w:val="0"/>
            <w:sz w:val="24"/>
            <w:szCs w:val="24"/>
          </w:rPr>
          <w:delText>1</w:delText>
        </w:r>
        <w:r w:rsidR="006B38FB" w:rsidDel="007C19A7">
          <w:rPr>
            <w:rFonts w:ascii="Times New Roman" w:eastAsia="宋体" w:hAnsi="Times New Roman" w:hint="eastAsia"/>
            <w:kern w:val="0"/>
            <w:sz w:val="24"/>
            <w:szCs w:val="24"/>
          </w:rPr>
          <w:delText>则代表异常流量。</w:delText>
        </w:r>
      </w:del>
    </w:p>
    <w:p w14:paraId="7437701E" w14:textId="1372249B" w:rsidR="00885F95" w:rsidDel="007C19A7" w:rsidRDefault="00885F95" w:rsidP="006B38FB">
      <w:pPr>
        <w:spacing w:line="360" w:lineRule="auto"/>
        <w:ind w:firstLineChars="200" w:firstLine="480"/>
        <w:rPr>
          <w:del w:id="1164" w:author="Jim Xie (RD-AS)" w:date="2024-11-07T16:05:00Z"/>
          <w:rFonts w:ascii="Times New Roman" w:eastAsia="宋体" w:hAnsi="Times New Roman"/>
          <w:kern w:val="0"/>
          <w:sz w:val="24"/>
          <w:szCs w:val="24"/>
        </w:rPr>
      </w:pPr>
      <w:del w:id="1165" w:author="Jim Xie (RD-AS)" w:date="2024-11-07T16:05:00Z">
        <w:r w:rsidRPr="00885F95" w:rsidDel="007C19A7">
          <w:rPr>
            <w:rFonts w:ascii="Times New Roman" w:eastAsia="宋体" w:hAnsi="Times New Roman" w:hint="eastAsia"/>
            <w:kern w:val="0"/>
            <w:sz w:val="24"/>
            <w:szCs w:val="24"/>
          </w:rPr>
          <w:delText>为了解决模型无法感知序列位置信息的问题，</w:delText>
        </w:r>
        <w:r w:rsidDel="007C19A7">
          <w:rPr>
            <w:rFonts w:ascii="Times New Roman" w:eastAsia="宋体" w:hAnsi="Times New Roman" w:hint="eastAsia"/>
            <w:kern w:val="0"/>
            <w:sz w:val="24"/>
            <w:szCs w:val="24"/>
          </w:rPr>
          <w:delText>文</w:delText>
        </w:r>
        <w:r w:rsidR="001F2930" w:rsidDel="007C19A7">
          <w:rPr>
            <w:rFonts w:ascii="Times New Roman" w:eastAsia="宋体" w:hAnsi="Times New Roman"/>
            <w:kern w:val="0"/>
            <w:sz w:val="24"/>
            <w:szCs w:val="24"/>
          </w:rPr>
          <w:fldChar w:fldCharType="begin"/>
        </w:r>
        <w:r w:rsidR="001F2930" w:rsidDel="007C19A7">
          <w:rPr>
            <w:rFonts w:ascii="Times New Roman" w:eastAsia="宋体" w:hAnsi="Times New Roman"/>
            <w:kern w:val="0"/>
            <w:sz w:val="24"/>
            <w:szCs w:val="24"/>
          </w:rPr>
          <w:delInstrText xml:space="preserve"> </w:delInstrText>
        </w:r>
        <w:r w:rsidR="001F2930" w:rsidDel="007C19A7">
          <w:rPr>
            <w:rFonts w:ascii="Times New Roman" w:eastAsia="宋体" w:hAnsi="Times New Roman" w:hint="eastAsia"/>
            <w:kern w:val="0"/>
            <w:sz w:val="24"/>
            <w:szCs w:val="24"/>
          </w:rPr>
          <w:delInstrText>REF _Ref179481642 \r \h</w:delInstrText>
        </w:r>
        <w:r w:rsidR="001F2930" w:rsidDel="007C19A7">
          <w:rPr>
            <w:rFonts w:ascii="Times New Roman" w:eastAsia="宋体" w:hAnsi="Times New Roman"/>
            <w:kern w:val="0"/>
            <w:sz w:val="24"/>
            <w:szCs w:val="24"/>
          </w:rPr>
          <w:delInstrText xml:space="preserve"> </w:delInstrText>
        </w:r>
        <w:r w:rsidR="001F2930" w:rsidDel="007C19A7">
          <w:rPr>
            <w:rFonts w:ascii="Times New Roman" w:eastAsia="宋体" w:hAnsi="Times New Roman"/>
            <w:kern w:val="0"/>
            <w:sz w:val="24"/>
            <w:szCs w:val="24"/>
          </w:rPr>
        </w:r>
        <w:r w:rsidR="001F2930" w:rsidDel="007C19A7">
          <w:rPr>
            <w:rFonts w:ascii="Times New Roman" w:eastAsia="宋体" w:hAnsi="Times New Roman"/>
            <w:kern w:val="0"/>
            <w:sz w:val="24"/>
            <w:szCs w:val="24"/>
          </w:rPr>
          <w:fldChar w:fldCharType="separate"/>
        </w:r>
        <w:r w:rsidR="000B33FA" w:rsidDel="007C19A7">
          <w:rPr>
            <w:rFonts w:ascii="Times New Roman" w:eastAsia="宋体" w:hAnsi="Times New Roman"/>
            <w:kern w:val="0"/>
            <w:sz w:val="24"/>
            <w:szCs w:val="24"/>
          </w:rPr>
          <w:delText>[21]</w:delText>
        </w:r>
        <w:r w:rsidR="001F2930" w:rsidDel="007C19A7">
          <w:rPr>
            <w:rFonts w:ascii="Times New Roman" w:eastAsia="宋体" w:hAnsi="Times New Roman"/>
            <w:kern w:val="0"/>
            <w:sz w:val="24"/>
            <w:szCs w:val="24"/>
          </w:rPr>
          <w:fldChar w:fldCharType="end"/>
        </w:r>
        <w:r w:rsidRPr="00885F95" w:rsidDel="007C19A7">
          <w:rPr>
            <w:rFonts w:ascii="Times New Roman" w:eastAsia="宋体" w:hAnsi="Times New Roman" w:hint="eastAsia"/>
            <w:kern w:val="0"/>
            <w:sz w:val="24"/>
            <w:szCs w:val="24"/>
          </w:rPr>
          <w:delText>提出了</w:delText>
        </w:r>
        <w:r w:rsidRPr="00885F95" w:rsidDel="007C19A7">
          <w:rPr>
            <w:rFonts w:ascii="Times New Roman" w:eastAsia="宋体" w:hAnsi="Times New Roman"/>
            <w:kern w:val="0"/>
            <w:sz w:val="24"/>
            <w:szCs w:val="24"/>
          </w:rPr>
          <w:delText>正弦位置编码</w:delText>
        </w:r>
        <w:r w:rsidRPr="00885F95" w:rsidDel="007C19A7">
          <w:rPr>
            <w:rFonts w:ascii="Times New Roman" w:eastAsia="宋体" w:hAnsi="Times New Roman" w:hint="eastAsia"/>
            <w:kern w:val="0"/>
            <w:sz w:val="24"/>
            <w:szCs w:val="24"/>
          </w:rPr>
          <w:delText>方法</w:delText>
        </w:r>
        <w:r w:rsidR="001F2930" w:rsidDel="007C19A7">
          <w:rPr>
            <w:rFonts w:ascii="Times New Roman" w:eastAsia="宋体" w:hAnsi="Times New Roman" w:hint="eastAsia"/>
            <w:kern w:val="0"/>
            <w:sz w:val="24"/>
            <w:szCs w:val="24"/>
          </w:rPr>
          <w:delText>，</w:delText>
        </w:r>
        <w:r w:rsidRPr="00885F95" w:rsidDel="007C19A7">
          <w:rPr>
            <w:rFonts w:ascii="Times New Roman" w:eastAsia="宋体" w:hAnsi="Times New Roman" w:hint="eastAsia"/>
            <w:kern w:val="0"/>
            <w:sz w:val="24"/>
            <w:szCs w:val="24"/>
          </w:rPr>
          <w:delText>通过正弦和余弦函数为每个席列位置生成固定的嵌入值。</w:delText>
        </w:r>
        <w:r w:rsidR="00EB378B" w:rsidDel="007C19A7">
          <w:rPr>
            <w:rFonts w:ascii="Times New Roman" w:eastAsia="宋体" w:hAnsi="Times New Roman" w:hint="eastAsia"/>
            <w:kern w:val="0"/>
            <w:sz w:val="24"/>
            <w:szCs w:val="24"/>
          </w:rPr>
          <w:delText>计算公式如下：</w:delText>
        </w:r>
      </w:del>
    </w:p>
    <w:p w14:paraId="0DD532DA" w14:textId="224AAF1E" w:rsidR="00885F95" w:rsidRPr="001F2930" w:rsidDel="007C19A7" w:rsidRDefault="00FD4A06" w:rsidP="006B38FB">
      <w:pPr>
        <w:spacing w:line="360" w:lineRule="auto"/>
        <w:ind w:firstLineChars="200" w:firstLine="420"/>
        <w:rPr>
          <w:del w:id="1166" w:author="Jim Xie (RD-AS)" w:date="2024-11-07T16:05:00Z"/>
          <w:rFonts w:ascii="Times New Roman" w:eastAsia="宋体" w:hAnsi="Times New Roman"/>
          <w:kern w:val="0"/>
          <w:sz w:val="24"/>
          <w:szCs w:val="24"/>
        </w:rPr>
      </w:pPr>
      <w:del w:id="1167" w:author="Jim Xie (RD-AS)" w:date="2024-11-07T16:05:00Z">
        <w:r>
          <w:rPr>
            <w:noProof/>
          </w:rPr>
          <w:pict w14:anchorId="5FC1F66A">
            <v:shape id="_x0000_i1073" type="#_x0000_t75" alt="" style="width:218pt;height:78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41F5&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141F5&quot; wsp:rsidRPr=&quot;00A141F5&quot; wsp:rsidRDefault=&quot;00A141F5&quot; wsp:rsidP=&quot;00A141F5&quot;&gt;&lt;m:oMathPara&gt;&lt;m:oMath&gt;&lt;m:sSub&gt;&lt;m:sSubPr&gt;&lt;m:ctrlPr&gt;&lt;w:rPr&gt;&lt;w:rFonts w:ascii=&quot;Cambria Math&quot; w:fareast=&quot;瀹浣&quot; w:h-ansi=&quot;Cambria Math&quot;/&gt;&lt;ww:x:dofocPcPr&gt;nt wx:val=&quot;Cambria Math&quot;/&gt;&lt;w:i/&gt;&lt;w:kern w:val=&quot;0&quot;/&gt;&lt;w:sz w:val=&quot;24&quot;/&gt;&lt;w:sz-cs w:val=&quot;24&quot;/&gt;&lt;/w:rPr&gt;&lt;/m:ctrlPr&gt;&lt;/m:sSubPr&gt;&lt;m:e&gt;&lt;m:r&gt;&lt;w:rPr&gt;&lt;w:rFonts w:ascii=&quot;Cambria Math&quot; w:fareast=&quot;瀹浣&quot; w:h-ansi=&quot;Cambria Math&quot;/&gt;&lt;wx:font wx:val=&quot;Cambria Math&quot;/w:&gt;&lt;w:doi/&gt;&lt;cPw:cPr&gt;kern w:val=&quot;0&quot;/&gt;&lt;w:sz w:val=&quot;24&quot;/&gt;&lt;w:sz-cs w:val=&quot;24&quot;/&gt;&lt;/w:rPr&gt;&lt;m:t&gt;PE&lt;/m:t&gt;&lt;/m:r&gt;&lt;/m:e&gt;&lt;m:sub&gt;&lt;m:r&gt;&lt;w:rPr&gt;&lt;w:rFonts w:ascii=&quot;Cambria Math&quot; w:fareast=&quot;瀹浣&quot; w:h-ansi=&quot;Cambria Math&quot; w:hint=&quot;fareast&quot;/&gt;&lt;wx:font wx:val=&quot;Cambria Math&quot;/&gt;&lt;w:i/&gt;w:&lt;w:kerdon w:vacPl=&quot;0cPr&gt;&quot;/&gt;&lt;w:sz w:val=&quot;24&quot;/&gt;&lt;w:sz-cs w:val=&quot;24&quot;/&gt;&lt;/w:rPr&gt;&lt;m:t&gt;pos&lt;/m:t&gt;&lt;/m:r&gt;&lt;/m:sub&gt;&lt;/m:sSub&gt;&lt;m:r&gt;&lt;w:rPr&gt;&lt;w:rFonts w:ascii=&quot;Cambria Math&quot; w:fareast=&quot;瀹浣&quot; w:h-ansi=&quot;Cambria Math&quot;/&gt;&lt;wx:font wx:val=&quot;Cambria Math&quot;/&gt;&lt;w:i/&gt;&lt;w:kern w:val=&quot;0&quot;/&gt;w:&lt;w:sz w:doval=&quot;24&quot;cP/&gt;&lt;w:scPr&gt;z-cs w:val=&quot;24&quot;/&gt;&lt;/w:rPr&gt;&lt;m:t&gt;=&lt;/m:t&gt;&lt;/m:r&gt;&lt;m:d&gt;&lt;m:dPr&gt;&lt;m:begChr m:val=&quot;{&quot;/&gt;&lt;m:endChr m:val=&quot;&quot;/&gt;&lt;m:ctrlPr&gt;&lt;w:rPr&gt;&lt;w:rFonts w:ascii=&quot;Cambria Math&quot; w:fareast=&quot;瀹浣&quot; w:h-ansi=&quot;Cambria Math&quot;/&gt;&lt;wx:font wx:val=&quot;Cambria Math&quot;/&gt;&lt;w:i/w:&gt;&lt;w:kern wdo:val=&quot;0&quot;/&gt;cP&lt;w:sz w:cPr&gt;val=&quot;24&quot;/&gt;&lt;w:sz-cs w:val=&quot;24&quot;/&gt;&lt;/w:rPr&gt;&lt;/m:ctrlPr&gt;&lt;/m:dPr&gt;&lt;m:e&gt;&lt;m:eqArr&gt;&lt;m:eqArrPr&gt;&lt;m:ctrlPr&gt;&lt;w:rPr&gt;&lt;w:rFonts w:ascii=&quot;Cambria Math&quot; w:fareast=&quot;瀹浣&quot; w:h-ansi=&quot;Cambria Math&quot;/&gt;&lt;wx:font wx:val=&quot;Cambria Math&quot;/&gt;&lt;w:i/&gt;&lt;w:kerw:n w:val=&quot;0&quot;/do&gt;&lt;w:sz w:valcP=&quot;24&quot;/&gt;&lt;w:cPr&gt;sz-cs w:val=&quot;24&quot;/&gt;&lt;/w:rPr&gt;&lt;/m:ctrlPr&gt;&lt;/m:eqArrPr&gt;&lt;m:e&gt;&lt;m:r&gt;&lt;w:rPr&gt;&lt;w:rFonts w:ascii=&quot;Cambria Math&quot; w:fareast=&quot;瀹浣&quot; w:h-ansi=&quot;Cambria Math&quot;/&gt;&lt;wx:font wx:val=&quot;Cambria Math&quot;/&gt;&lt;w:i/&gt;&lt;w:kern w:val=&quot;0&quot;/&gt;&lt;w:sz w:val=&quot;24w:&quot;/&gt;&lt;w:sz-cs w:doval=&quot;24&quot;/&gt;&lt;/w:cPrPr&gt;&lt;m:t&gt;P&lt;/cPr&gt;m:t&gt;&lt;/m:r&gt;&lt;m:sSub&gt;&lt;m:sSubPr&gt;&lt;m:ctrlPr&gt;&lt;w:rPr&gt;&lt;w:rFonts w:ascii=&quot;Cambria Math&quot; w:fareast=&quot;瀹浣&quot; w:h-ansi=&quot;Cambria Math&quot;/&gt;&lt;wx:font wx:val=&quot;Cambria Math&quot;/&gt;&lt;w:kern w:val=&quot;0&quot;/&gt;&lt;w:sz w:val=&quot;24&quot;/&gt;&lt;w:sz-cs w:val=&quot;24w:&quot;/&gt;&lt;/w:rPr&gt;&lt;/m:cdotrlPr&gt;&lt;/m:sSubPrcP&gt;&lt;m:e&gt;&lt;m:r&gt;&lt;w:cPr&gt;rPr&gt;&lt;w:rFonts w:ascii=&quot;Cambria Math&quot; w:fareast=&quot;瀹浣&quot; w:h-ansi=&quot;Cambria Math&quot;/&gt;&lt;wx:font wx:val=&quot;Cambria Math&quot;/&gt;&lt;w:i/&gt;&lt;w:kern w:val=&quot;0&quot;/&gt;&lt;w:sz w:val=&quot;24&quot;/&gt;&lt;w:sz-cs w:val=&quot;24&quot;/&gt;&lt;/w:rPr&gt;&lt;m:t&gt;E&lt;/m:t&gt;&lt;/m:r&gt;w:&lt;/m:e&gt;&lt;m:sub&gt;&lt;m:r&gt;do&lt;w:rPr&gt;&lt;w:rFonts wcP:ascii=&quot;Cambria cPr&gt;Math&quot; w:fareast=&quot;瀹浣&quot; w:h-ansi=&quot;Cambria Math&quot;/&gt;&lt;wx:font wx:val=&quot;Cambria Math&quot;/&gt;&lt;w:i/&gt;&lt;w:kern w:val=&quot;0&quot;/&gt;&lt;w:sz w:val=&quot;24&quot;/&gt;&lt;w:sz-cs w:val=&quot;24&quot;/&gt;&lt;/w:rPr&gt;&lt;m:t&gt;(pos,2i)&lt;/m:t&gt;&lt;/m:r&gt;&lt;/m:sub&gt;&lt;/m:sSub&gt;&lt;w:m:r&gt;&lt;w:rPr&gt;&lt;w:rFontsdo w:ascii=&quot;Cambria MacPth&quot; w:fareast=&quot;瀹a cPr&gt;浣&quot; w:h-ansi=&quot;Cambria Math&quot;/&gt;&lt;wx:font wx:val=&quot;Cambria Math&quot;/&gt;&lt;w:i/&gt;&lt;w:kern w:val=&quot;0&quot;/&gt;&lt;w:sz w:val=&quot;24&quot;/&gt;&lt;w:sz-cs w:val=&quot;24&quot;/&gt;&lt;/w:rPr&gt;&lt;m:t&gt;=&lt;/m:t&gt;&lt;/m:r&gt;&lt;m:r&gt;&lt;m:rPr&gt;&lt;m:sty m:val=&quot;p&quot;/&gt;&lt;/m:rPrw:&gt;&lt;w:rPr&gt;&lt;w:rFonts w:asdocii=&quot;Cambria Math&quot; w:fcPareast=&quot;瀹浣&quot; w:h-ana cPr&gt;si=&quot;Cambria Math&quot;/&gt;&lt;wx:font wx:val=&quot;Cambria Math&quot;/&gt;&lt;w:kern w:val=&quot;0&quot;/&gt;&lt;w:sz w:val=&quot;24&quot;/&gt;&lt;w:sz-cs w:val=&quot;24&quot;/&gt;&lt;/w:rPr&gt;&lt;m:t&gt;sin&lt;/m:t&gt;&lt;/m:r&gt;&lt;m:r&gt;&lt;w:rPr&gt;&lt;w:rFonts w:ascii=&quot;Cambria Math&quot;w: w:fareast=&quot;瀹浣&quot; w:h-anasdosi=&quot;Cambria Math&quot;/&gt;&lt;wx:f:fcPont wx:val=&quot;Cambria MathcPr&gt;&quot;/&gt;&lt;w:i/&gt;&lt;w:kern w:val=&quot;0&quot;/&gt;&lt;w:sz w:val=&quot;24&quot;/&gt;&lt;w:sz-cs w:val=&quot;24&quot;/&gt;&lt;/w:rPr&gt;&lt;m:t&gt;〃&lt;/m:t&gt;&lt;/m:r&gt;&lt;m:f&gt;&lt;m:fPr&gt;&lt;m:ctrlPr&gt;&lt;w:rPr&gt;&lt;w:rFonts w:ascii=&quot;Cambria Math&quot; w:fareast=&quot;瀹th&quot;w:舰 w:h-ansi=&quot;Cambria Math&quot;/&gt;sdo&lt;wx:font wx:val=&quot;Cambria MatfcPh&quot;/&gt;&lt;w:kern w:val=&quot;0&quot;/&gt;&lt;wthcPr&gt;:sz w:val=&quot;24&quot;/&gt;&lt;w:sz-cs w:val=&quot;24&quot;/&gt;&lt;/w:rPr&gt;&lt;/m:ctrlPr&gt;&lt;/m:fPr&gt;&lt;m:num&gt;&lt;m:r&gt;&lt;w:rPr&gt;&lt;w:rFonts w:ascii=&quot;Cambria Math&quot; w:fareast=&quot;瀹浣&quot; w:h-ansi=&quot;Cambria Math&quot;/&gt;&lt;wx:&quot;w:font wx:val=&quot;Cambria Math&quot;/&gt;&lt;w:doi/&gt;&lt;w:kern w:val=&quot;0&quot;/&gt;&lt;w:sz w:vcPal=&quot;24&quot;/&gt;&lt;w:sz-cs w:val=&quot;24&quot;/cPr&gt;&gt;&lt;/w:rPr&gt;&lt;m:t&gt;pos&lt;/m:t&gt;&lt;/m:r&gt;&lt;/m:num&gt;&lt;m:den&gt;&lt;m:r&gt;&lt;w:rPr&gt;&lt;w:rFonts w:ascii=&quot;Cambria Math&quot; w:fareast=&quot;瀹浣&quot; w:h-ansi=&quot;Cambria Math&quot;/&gt;&lt;wx:font wx:val=&quot;Cambria w:Math&quot;/&gt;&lt;w:i/&gt;&lt;w:kern w:val=&quot;0&quot;/&gt;&lt;dow:sz w:val=&quot;24&quot;/&gt;&lt;w:sz-cs w:val=&quot;cP24&quot;/&gt;&lt;/w:rPr&gt;&lt;m:t&gt;1000&lt;/m:t&gt;&lt;/mcPr&gt;:r&gt;&lt;m:sSup&gt;&lt;m:sSupPr&gt;&lt;m:ctrlPr&gt;&lt;w:rPr&gt;&lt;w:rFonts w:ascii=&quot;Cambria Math&quot; w:fareast=&quot;瀹浣&quot; w:h-ansi=&quot;Cambria Math&quot;/&gt;&lt;wx:font wx:val=&quot;Cambria Math&quot;/&gt;&lt;w:kew:rn w:val=&quot;0&quot;/&gt;&lt;w:sz w:val=&quot;24&quot;/&gt;&lt;w:dosz-cs w:val=&quot;24&quot;/&gt;&lt;/w:rPr&gt;&lt;/m:ctrlPcPr&gt;&lt;/m:sSupPr&gt;&lt;m:e&gt;&lt;m:r&gt;&lt;w:rPr&gt;&lt;w:cPr&gt;rFonts w:ascii=&quot;Cambria Math&quot; w:fareast=&quot;瀹浣&quot; w:h-ansi=&quot;Cambria Math&quot;/&gt;&lt;wx:font wx:val=&quot;Cambria Math&quot;/&gt;&lt;w:i/&gt;&lt;w:kern w:val=&quot;0&quot;/&gt;&lt;w:sz w:val=&quot;24w:&quot;/&gt;&lt;w:sz-cs w:val=&quot;24&quot;/&gt;&lt;/w:rPr&gt;&lt;m:t&gt;do0&lt;/m:t&gt;&lt;/m:r&gt;&lt;/m:e&gt;&lt;m:sup&gt;&lt;m:f&gt;&lt;m:fPrcP&gt;&lt;m:ctrlPr&gt;&lt;w:rPr&gt;&lt;w:rFonts w:asciicPr&gt;=&quot;Cambria Math&quot; w:fareast=&quot;瀹浣&quot; w:h-ansi=&quot;Cambria Math&quot;/&gt;&lt;wx:font wx:val=&quot;Cambria Math&quot;/&gt;&lt;w:kern w:val=&quot;0&quot;/&gt;&lt;w:sz w:val=&quot;24&quot;/&gt;&lt;w:sz-cs w:w:val=&quot;24&quot;/&gt;&lt;/w:rPr&gt;&lt;/m:ctrlPr&gt;&lt;/m:fPr&gt;&lt;mdo:num&gt;&lt;m:r&gt;&lt;w:rPr&gt;&lt;w:rFonts w:ascii=&quot;CamcPbria Math&quot; w:fareast=&quot;瀹浣&quot; w:h-anssciicPr&gt;i=&quot;Cambria Math&quot;/&gt;&lt;wx:font wx:val=&quot;Cambria Math&quot;/&gt;&lt;w:i/&gt;&lt;w:kern w:val=&quot;0&quot;/&gt;&lt;w:sz w:val=&quot;24&quot;/&gt;&lt;w:sz-cs w:val=&quot;24&quot;/&gt;&lt;/w:rPr&gt;&lt;m:t&gt;2i&lt;w:/m:t&gt;&lt;/m:r&gt;&lt;/m:num&gt;&lt;m:den&gt;&lt;m:sSub&gt;&lt;m:sSubdoPr&gt;&lt;m:ctrlPr&gt;&lt;w:rPr&gt;&lt;w:rFonts w:ascii=&quot;CacPmbria Math&quot; w:fareast=&quot;瀹浣&quot; w:h-ansi=&quot;CacPr&gt;mbria Math&quot;/&gt;&lt;wx:font wx:val=&quot;Cambria Math&quot;/&gt;&lt;w:i/&gt;&lt;w:kern w:val=&quot;0&quot;/&gt;&lt;w:sz w:val=&quot;24&quot;/&gt;&lt;w:sz-cs w:val=&quot;24&quot;/&gt;&lt;/w:rPr&gt;&lt;/m:ctrw:lPr&gt;&lt;/m:sSubPr&gt;&lt;m:e&gt;&lt;m:r&gt;&lt;w:rPr&gt;&lt;w:rFonts wdo:ascii=&quot;Cambria Math&quot; w:fareast=&quot;瀹浣&quot; w:h-CacPansi=&quot;Cambria Math&quot; w:hint=&quot;fareast&quot;/&gt;&lt;wx:fcPr&gt;ont wx:val=&quot;Cambria Math&quot;/&gt;&lt;w:i/&gt;&lt;w:kern w:val=&quot;0&quot;/&gt;&lt;w:sz w:val=&quot;24&quot;/&gt;&lt;w:sz-cs w:val=&quot;24&quot;/&gt;&lt;/w:rPr&gt;&lt;m:t&gt;d&lt;/m:t&gt;&lt;/m:rw:&gt;&lt;/m:e&gt;&lt;m:sub&gt;&lt;m:r&gt;&lt;w:rPr&gt;&lt;w:rFonts w:ascii=&quot;doCambria Math&quot; w:fareast=&quot;瀹浣&quot; w:h-ansi=&quot;CambricPa Math&quot;/&gt;&lt;wx:font wx:val=&quot;Cambria Math&quot;/&gt;&lt;w:icPr&gt;/&gt;&lt;w:kern w:val=&quot;0&quot;/&gt;&lt;w:sz w:val=&quot;24&quot;/&gt;&lt;w:sz-cs w:val=&quot;24&quot;/&gt;&lt;/w:rPr&gt;&lt;m:t&gt;model&lt;/m:t&gt;&lt;/m:r&gt;&lt;/m:sub&gt;&lt;/m:sSub&gt;&lt;/mw::den&gt;&lt;/m:f&gt;&lt;/m:sup&gt;&lt;/m:sSup&gt;&lt;/m:den&gt;&lt;/m:f&gt;&lt;m:r&gt;do&lt;w:rPr&gt;&lt;w:rFonts w:ascii=&quot;Cambria Math&quot; w:fareast=&quot;瀹浣&quot; w:h-ansi=&quot;Cambria Math&quot;/&gt;&lt;wx:font wx:vacPr&gt;l=&quot;Cambria Math&quot;/&gt;&lt;w:i/&gt;&lt;w:kern w:val=&quot;0&quot;/&gt;&lt;w:sz w:val=&quot;24&quot;/&gt;&lt;w:sz-cs w:val=&quot;24&quot;/&gt;&lt;/w:rPr&gt;&lt;m:t&gt;)&lt;/m:t&gt;&lt;/m:w:r&gt;&lt;/m:e&gt;&lt;m:e&gt;&lt;m:r&gt;&lt;w:rPr&gt;&lt;w:rFonts w:ascii=&quot;Cambrdoia Math&quot; w:fareast=&quot;瀹浣&quot; w:h-ansi=&quot;Cambria Math&quot;east/&gt;&lt;wx:font wx:val=&quot;Cambria Math&quot;/&gt;&lt;w:i/&gt;&lt;w:kern wcPr&gt;:val=&quot;0&quot;/&gt;&lt;w:sz w:val=&quot;24&quot;/&gt;&lt;w:sz-cs w:val=&quot;24&quot;/&gt;&lt;/w:rPr&gt;&lt;m:t&gt;P&lt;/m:t&gt;&lt;/m:r&gt;&lt;m:sSub&gt;&lt;m:sSubPr&gt;&lt;m:ctw:rlPr&gt;&lt;w:rPr&gt;&lt;w:rFonts w:ascii=&quot;Cambria Math&quot; w:faredoast=&quot;瀹浣&quot; w:h-ansi=&quot;Cambria Math&quot;/&gt;&lt;wx:font wx:val=&quot;stCambria Math&quot;/&gt;&lt;w:kern w:val=&quot;0&quot;/&gt;&lt;w:sz w:val=&quot;24&quot;/cPr&gt;&gt;&lt;w:sz-cs w:val=&quot;24&quot;/&gt;&lt;/w:rPr&gt;&lt;/m:ctrlPr&gt;&lt;/m:sSubPr&gt;&lt;m:e&gt;&lt;m:r&gt;&lt;w:rPr&gt;&lt;w:rFonts w:ascii=&quot;Cambw:ria Math&quot; w:fareast=&quot;瀹浣&quot; w:h-ansi=&quot;Cambria Math&quot;/&gt;&lt;redowx:font wx:val=&quot;Cambria Math&quot;/&gt;&lt;w:i/&gt;&lt;w:kern w:val=&quot;0&quot;/st&gt;&lt;w:sz w:val=&quot;24&quot;/&gt;&lt;w:sz-cs w:val=&quot;24&quot;/&gt;&lt;/w:rPr&gt;&lt;m:t&gt;cPr&gt;E&lt;/m:t&gt;&lt;/m:r&gt;&lt;/m:e&gt;&lt;m:sub&gt;&lt;m:r&gt;&lt;w:rPr&gt;&lt;w:rFonts w:ascii=&quot;Cambria Math&quot; w:fareast=&quot;瀹bw:浣&quot; w:h-ansi=&quot;Cambria Math&quot;/&gt;&lt;wx:font wx:val=&quot;Cambria Matdoh&quot;/&gt;&lt;w:i/&gt;&lt;w:kern w:val=&quot;0&quot;/&gt;&lt;w:sz w:val=&quot;24&quot;/&gt;&lt;w:sz-cs wst:val=&quot;24&quot;/&gt;&lt;/w:rPr&gt;&lt;m:t&gt;(pos,2i+1)&lt;/m:t&gt;&lt;/m:r&gt;&lt;/m:sub&gt;&lt;cPr&gt;/m:sSub&gt;&lt;m:r&gt;&lt;w:rPr&gt;&lt;w:rFonts w:ascii=&quot;Cambria Math&quot; w:fareast=&quot;瀹浣&quot; w:h-ansibw:=&quot;Cambria Math&quot;/&gt;&lt;wx:font wx:val=&quot;Cambria Math&quot;/&gt;&lt;w:i/&gt;&lt;w:kdoern w:val=&quot;0&quot;/&gt;&lt;w:sz w:val=&quot;24&quot;/&gt;&lt;w:sz-cs w:val=&quot;24&quot;/&gt;&lt;/w:rstPr&gt;&lt;m:t&gt;=&lt;/m:t&gt;&lt;/m:r&gt;&lt;m:r&gt;&lt;m:rPr&gt;&lt;m:sty m:val=&quot;p&quot;/&gt;&lt;/m:rPcPr&gt;r&gt;&lt;w:rPr&gt;&lt;w:rFonts w:ascii=&quot;Cambria Math&quot; w:fareast=&quot;瀹浣&quot; w:h-ansi=&quot;Camw:bria Math&quot;/&gt;&lt;wx:font wx:val=&quot;Cambria Math&quot;/&gt;&lt;w:kern w:val=&quot;0&quot;do/&gt;&lt;w:sz w:val=&quot;24&quot;/&gt;&lt;w:sz-cs w:val=&quot;24&quot;/&gt;&lt;/w:rPr&gt;&lt;m:t&gt;cos&lt;/m:stt&gt;&lt;/m:r&gt;&lt;m:r&gt;&lt;w:rPr&gt;&lt;w:rFonts w:ascii=&quot;Cambria Math&quot; w:farecPr&gt;ast=&quot;瀹浣&quot; w:h-ansi=&quot;Cambria Math&quot;/&gt;&lt;wx:font wx:val=&quot;Cambria Math&quot;w:/&gt;&lt;w:i/&gt;&lt;w:kern w:val=&quot;0&quot;/&gt;&lt;w:sz w:val=&quot;24&quot;/&gt;&lt;w:sz-cs w:val=&quot;24do&quot;/&gt;&lt;/w:rPr&gt;&lt;m:t&gt;〃&lt;/m:t&gt;&lt;/m:r&gt;&lt;m:f&gt;&lt;m:fPr&gt;&lt;m:ctrlPr&gt;&lt;w:rPr&gt;&lt;w::strFonts w:ascii=&quot;Cambria Math&quot; w:fareast=&quot;瀹浣&quot; w:h-ansi=&quot;Cw:farecPr&gt;ambria Math&quot;/&gt;&lt;wx:font wx:val=&quot;Cambria Math&quot;/&gt;&lt;w:kern w:&quot;w:val=&quot;0&quot;/&gt;&lt;w:sz w:val=&quot;24&quot;/&gt;&lt;w:sz-cs w:val=&quot;24&quot;/&gt;&lt;/w:rPr&gt;&lt;/m:ctrlP4dor&gt;&lt;/m:fPr&gt;&lt;m:num&gt;&lt;m:r&gt;&lt;w:rPr&gt;&lt;w:rFonts w:ascii=&quot;Cambria Math&quot; w:fastreast=&quot;瀹浣&quot; w:h-ansi=&quot;Cambria Math&quot;/&gt;&lt;wx:font wx:val=&quot;Cambria MatcPr&gt;h&quot;/&gt;&lt;w:i/&gt;&lt;w:kern w:val=&quot;0&quot;/&gt;&lt;w:sz w:val=&quot;24&quot;/&gt;&lt;ww::sz-cs w:val=&quot;24&quot;/&gt;&lt;/w:rPr&gt;&lt;m:t&gt;pos&lt;/m:t&gt;&lt;/m:r&gt;&lt;/m:num&gt;&lt;m:den&gt;&lt;m:r&gt;&lt;dow:rPr&gt;&lt;w:rFonts w:ascii=&quot;Cambria Math&quot; w:fareast=&quot;瀹浣&quot; w:h-ansi=&quot;Cafastmbria Math&quot;/&gt;&lt;wx:font wx:val=&quot;Cambria Math&quot;/&gt;&lt;w:i/&gt;&lt;w:kern w:val=&quot;0&quot;cPr&gt;/&gt;&lt;w:sz w:val=&quot;24&quot;/&gt;&lt;w:sz-cs w:val=&quot;24&quot;/&gt;w:&lt;/w:rPr&gt;&lt;m:t&gt;1000&lt;/m:t&gt;&lt;/m:r&gt;&lt;m:sSup&gt;&lt;m:sSupPr&gt;&lt;m:ctrlPr&gt;&lt;w:rPr&gt;&lt;w:rFodonts w:ascii=&quot;Cambria Math&quot; w:fareast=&quot;瀹浣&quot; w:h-ansi=&quot;Cambria Math&quot;/&gt;&lt;wxst:font wx:val=&quot;Cambria Math&quot;/&gt;&lt;w:kern w:val=&quot;0&quot;/&gt;&lt;w:sz w:val=&quot;24&quot;/&gt;&lt;w:scPr&gt;z-cs w:val=&quot;24&quot;/&gt;&lt;/w:rPr&gt;&lt;/m:ctrlPrw:&gt;&lt;/m:sSupPr&gt;&lt;m:e&gt;&lt;m:r&gt;&lt;w:rPr&gt;&lt;w:rFonts w:ascii=&quot;Cambria Math&quot; w:fareast=do&quot;瀹浣&quot; w:h-ansi=&quot;Cambria Math&quot;/&gt;&lt;wx:font wx:val=&quot;Cambria Math&quot;/&gt;&lt;w:i/&gt;&lt;w:kstern w:val=&quot;0&quot;/&gt;&lt;w:sz w:val=&quot;24&quot;/&gt;&lt;w:sz-cs w:val=&quot;24&quot;/&gt;&lt;/w:rPr&gt;&lt;m:t&gt;0&lt;/m:cPr&gt;t&gt;&lt;/m:r&gt;&lt;/m:e&gt;&lt;m:sup&gt;&lt;m:f&gt;&lt;m:w:fPr&gt;&lt;m:ctrlPr&gt;&lt;w:rPr&gt;&lt;w:rFonts w:ascii=&quot;Cambria Math&quot; w:fareast=&quot;瀹浣&quot; w:ht=do-ansi=&quot;Cambria Math&quot;/&gt;&lt;wx:font wx:val=&quot;Cambria Math&quot;/&gt;&lt;w:kern w:val=&quot;0&quot;/&gt;&lt;w:stsz w:val=&quot;24&quot;/&gt;&lt;w:sz-cs w:val=&quot;24&quot;/&gt;&lt;/w:rPr&gt;&lt;/m:ctrlPr&gt;&lt;/m:fPr&gt;&lt;m:num&gt;&lt;m:rcPr&gt;&gt;&lt;w:rPr&gt;&lt;w:rFonts w:aw:scii=&quot;Cambria Math&quot; w:fareast=&quot;瀹浣&quot; w:h-ansi=&quot;Cambria Math&quot;/&gt;&lt;wx:font wx:val=do&quot;Cambria Math&quot;/&gt;&lt;w:i/&gt;&lt;w:kern w:val=&quot;0&quot;/&gt;&lt;w:sz w:val=&quot;24&quot;/&gt;&lt;w:sz-cs w:val=&quot;24&quot;st/&gt;&lt;/w:rPr&gt;&lt;m:t&gt;2i&lt;/m:t&gt;&lt;/m:r&gt;&lt;/m:num&gt;&lt;m:den&gt;&lt;m:sSub&gt;&lt;m:sSubPr&gt;&lt;m:ctrlPr&gt;&lt;w:rcPr&gt;Pr&gt;&lt;w:rFonts w:w:ascii=&quot;Cambria Math&quot; w:fareast=&quot;瀹浣&quot; w:h-ansi=&quot;Cambria Math&quot;/&gt;&lt;wx:font wx:val=&quot;doCambria Math&quot;/&gt;&lt;w:i/&gt;&lt;w:kern w:val=&quot;0&quot;/&gt;&lt;w:sz w:val=&quot;24&quot;/&gt;&lt;w:sz-cs w:val=&quot;24&quot;/&gt;&lt;st/w:rPr&gt;&lt;/m:ctrlPr&gt;&lt;/m:sSubPr&gt;&lt;m:e&gt;&lt;m:r&gt;&lt;w:rPr&gt;&lt;w:rFonts w:ascii=&quot;Cambria Math&quot;cPr&gt; w:fareasw:t=&quot;瀹浣&quot; w:h-ansi=&quot;Cambria Math&quot;/&gt;&lt;wx:font wx:val=&quot;Cambria Math&quot;/&gt;&lt;w:i/&gt;&lt;w:kern w:doval=&quot;0&quot;/&gt;&lt;w:sz w:val=&quot;24&quot;/&gt;&lt;w:sz-cs w:val=&quot;24&quot;/&gt;&lt;/w:rPr&gt;&lt;m:t&gt;d&lt;/m:t&gt;&lt;/m:r&gt;&lt;/m:e&gt;&lt;mst:sub&gt;&lt;m:r&gt;&lt;w:rPr&gt;&lt;w:rFonts w:ascii=&quot;Cambria Math&quot; w:fareast=&quot;瀹浣&quot; w:h-ansi=&quot;Cath&quot;cPr&gt;aasw:mbria Math&quot;/&gt;&lt;wx:font wx:val=&quot;Cambria Math&quot;/&gt;&lt;w:i/&gt;&lt;w:kern w:val=&quot;0&quot;/&gt;&lt;w:sz w:val=&quot;2do4&quot;/&gt;&lt;w:sz-cs w:val=&quot;24&quot;/&gt;&lt;/w:rPr&gt;&lt;m:t&gt;model&lt;/m:t&gt;&lt;/m:r&gt;&lt;/m:sub&gt;&lt;/m:sSub&gt;&lt;/m:den&gt;&lt;/m:stf&gt;&lt;/m:sup&gt;&lt;/m:sSup&gt;&lt;/m:den&gt;&lt;/m:f&gt;&lt;m:r&gt;&lt;w:rPr&gt;&lt;w:rFonts w:ascii=&quot;Cambria Math&quot; w:fareast=&quot;瀹浣&quot; w:h-ansi=&quot;Cambria Math&quot;/&gt;&lt;wx:font wx:val=&quot;Cambria Math&quot;/&gt;&lt;w:i/&gt;&lt;w:kern w:vdoal=&quot;0&quot;/&gt;&lt;w:sz w:val=&quot;24&quot;/&gt;&lt;w:sz-cs w:val=&quot;24&quot;/&gt;&lt;/w:rPr&gt;&lt;m:t&gt;)&lt;/m:t&gt;&lt;/m:r&gt;&lt;/m:e&gt;&lt;/m:eqAstrr&gt;&lt;/m:e&gt;&lt;/m:d&gt;&lt;/m:oMath&gt;&lt;/m:oMathPara&gt;&lt;/w:p&gt;&lt;w:sectPr wsp:rsidR=&quot;00000000&quot; wspar:rsidreasRPr=&quot;00A141F5&quot;&gt;&lt;w:pgSz w:w=&quot;12240&quot; w:h=&quot;15840&quot;/&gt;&lt;w:pgMar w:top=&quot;1440&quot; w:right=&quot;1800&quot; w:bottom=&quot;1440&quot; w:left=&quot;1800&quot; w:header=&quot;720&quot; w:footer=&quot;720&quot; w:gutter=&quot;0&quot;/&gt;&lt;w:cols w:space=&quot;720&quot;/&gt;&lt;/w:sectPr&gt;&lt;/wx:sect&gt;&lt;/w:body&gt;&lt;/w:wordDocument&gt;">
              <v:imagedata r:id="rId29" o:title="" chromakey="white"/>
            </v:shape>
          </w:pict>
        </w:r>
      </w:del>
    </w:p>
    <w:p w14:paraId="470C83BA" w14:textId="6591999F" w:rsidR="001F2930" w:rsidRPr="001F2930" w:rsidDel="007C19A7" w:rsidRDefault="001F2930" w:rsidP="006B38FB">
      <w:pPr>
        <w:spacing w:line="360" w:lineRule="auto"/>
        <w:ind w:firstLineChars="200" w:firstLine="480"/>
        <w:rPr>
          <w:del w:id="1168" w:author="Jim Xie (RD-AS)" w:date="2024-11-07T16:05:00Z"/>
          <w:rFonts w:ascii="Times New Roman" w:eastAsia="宋体" w:hAnsi="Times New Roman"/>
          <w:kern w:val="0"/>
          <w:sz w:val="24"/>
          <w:szCs w:val="24"/>
        </w:rPr>
      </w:pPr>
      <w:del w:id="1169" w:author="Jim Xie (RD-AS)" w:date="2024-11-07T16:05:00Z">
        <w:r w:rsidDel="007C19A7">
          <w:rPr>
            <w:rFonts w:ascii="Times New Roman" w:eastAsia="宋体" w:hAnsi="Times New Roman" w:hint="eastAsia"/>
            <w:kern w:val="0"/>
            <w:sz w:val="24"/>
            <w:szCs w:val="24"/>
          </w:rPr>
          <w:delText>其中，</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FD4A06">
          <w:rPr>
            <w:noProof/>
            <w:position w:val="-8"/>
          </w:rPr>
          <w:pict w14:anchorId="6606F59B">
            <v:shape id="_x0000_i1072" type="#_x0000_t75" alt="" style="width:2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51362&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D51362&quot; wsp:rsidRDefault=&quot;00D51362&quot; wsp:rsidP=&quot;00D51362&quot;&gt;&lt;m:oMathPara&gt;&lt;m:oMath&gt;&lt;m:sSub&gt;&lt;m:sSubPr&gt;&lt;m:ctrlPr&gt;&lt;w:rPr&gt;&lt;w:rFonts w:ascii=&quot;Cambria Math&quot; w:fareast=&quot;瀹浣&quot; w:h-ansi=&quot;Cambria Math&quot;/&gt;&lt;wx:font wx:val=&quot;Cambria w: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quot;0w:&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gt;&lt;w:sw: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FD4A06">
          <w:rPr>
            <w:noProof/>
            <w:position w:val="-8"/>
          </w:rPr>
          <w:pict w14:anchorId="58FF81C1">
            <v:shape id="_x0000_i1071" type="#_x0000_t75" alt="" style="width:2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51362&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D51362&quot; wsp:rsidRDefault=&quot;00D51362&quot; wsp:rsidP=&quot;00D51362&quot;&gt;&lt;m:oMathPara&gt;&lt;m:oMath&gt;&lt;m:sSub&gt;&lt;m:sSubPr&gt;&lt;m:ctrlPr&gt;&lt;w:rPr&gt;&lt;w:rFonts w:ascii=&quot;Cambria Math&quot; w:fareast=&quot;瀹浣&quot; w:h-ansi=&quot;Cambria Math&quot;/&gt;&lt;wx:font wx:val=&quot;Cambria w: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quot;0w:&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gt;&lt;w:sw: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992599" w:rsidRPr="00992599" w:rsidDel="007C19A7">
          <w:rPr>
            <w:rFonts w:ascii="Times New Roman" w:eastAsia="宋体" w:hAnsi="Times New Roman"/>
            <w:kern w:val="0"/>
            <w:sz w:val="24"/>
            <w:szCs w:val="24"/>
          </w:rPr>
          <w:fldChar w:fldCharType="end"/>
        </w:r>
        <w:r w:rsidDel="007C19A7">
          <w:rPr>
            <w:rFonts w:ascii="Times New Roman" w:eastAsia="宋体" w:hAnsi="Times New Roman" w:hint="eastAsia"/>
            <w:kern w:val="0"/>
            <w:sz w:val="24"/>
            <w:szCs w:val="24"/>
          </w:rPr>
          <w:delText>为第</w:delText>
        </w:r>
        <w:r w:rsidR="00992599" w:rsidRPr="00992599" w:rsidDel="007C19A7">
          <w:rPr>
            <w:rFonts w:ascii="Times New Roman" w:eastAsia="宋体" w:hAnsi="Times New Roman"/>
            <w:iCs/>
            <w:kern w:val="0"/>
            <w:sz w:val="24"/>
            <w:szCs w:val="24"/>
          </w:rPr>
          <w:fldChar w:fldCharType="begin"/>
        </w:r>
        <w:r w:rsidR="00992599" w:rsidRPr="00992599" w:rsidDel="007C19A7">
          <w:rPr>
            <w:rFonts w:ascii="Times New Roman" w:eastAsia="宋体" w:hAnsi="Times New Roman"/>
            <w:iCs/>
            <w:kern w:val="0"/>
            <w:sz w:val="24"/>
            <w:szCs w:val="24"/>
          </w:rPr>
          <w:delInstrText xml:space="preserve"> QUOTE </w:delInstrText>
        </w:r>
        <w:r w:rsidR="00FD4A06">
          <w:rPr>
            <w:noProof/>
            <w:position w:val="-8"/>
          </w:rPr>
          <w:pict w14:anchorId="3B9FE4B2">
            <v:shape id="_x0000_i1070" type="#_x0000_t75" alt="" style="width:1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A3807&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A3807&quot; wsp:rsidRDefault=&quot;00AA3807&quot; wsp:rsidP=&quot;00AA3807&quot;&gt;&lt;m:oMathPara&gt;&lt;m:oMath&gt;&lt;m:r&gt;&lt;w:rPr&gt;&lt;w:rFonts w:ascii=&quot;Cambria Math&quot; w:fareast=&quot;瀹浣&quot; w:h-ansi=&quot;Cambria Math&quot;/&gt;&lt;wx:font wx:val=&quot;Cambria Math&quot;/&gt;&lt;w:i/&gt;&lt;w:kern 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00992599" w:rsidRPr="00992599" w:rsidDel="007C19A7">
          <w:rPr>
            <w:rFonts w:ascii="Times New Roman" w:eastAsia="宋体" w:hAnsi="Times New Roman"/>
            <w:iCs/>
            <w:kern w:val="0"/>
            <w:sz w:val="24"/>
            <w:szCs w:val="24"/>
          </w:rPr>
          <w:delInstrText xml:space="preserve"> </w:delInstrText>
        </w:r>
        <w:r w:rsidR="00992599" w:rsidRPr="00992599" w:rsidDel="007C19A7">
          <w:rPr>
            <w:rFonts w:ascii="Times New Roman" w:eastAsia="宋体" w:hAnsi="Times New Roman"/>
            <w:iCs/>
            <w:kern w:val="0"/>
            <w:sz w:val="24"/>
            <w:szCs w:val="24"/>
          </w:rPr>
          <w:fldChar w:fldCharType="separate"/>
        </w:r>
        <w:r w:rsidR="00FD4A06">
          <w:rPr>
            <w:noProof/>
            <w:position w:val="-8"/>
          </w:rPr>
          <w:pict w14:anchorId="39FC4F50">
            <v:shape id="_x0000_i1069" type="#_x0000_t75" alt="" style="width:1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A3807&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A3807&quot; wsp:rsidRDefault=&quot;00AA3807&quot; wsp:rsidP=&quot;00AA3807&quot;&gt;&lt;m:oMathPara&gt;&lt;m:oMath&gt;&lt;m:r&gt;&lt;w:rPr&gt;&lt;w:rFonts w:ascii=&quot;Cambria Math&quot; w:fareast=&quot;瀹浣&quot; w:h-ansi=&quot;Cambria Math&quot;/&gt;&lt;wx:font wx:val=&quot;Cambria Math&quot;/&gt;&lt;w:i/&gt;&lt;w:kern 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r w:rsidR="00992599" w:rsidRPr="00992599" w:rsidDel="007C19A7">
          <w:rPr>
            <w:rFonts w:ascii="Times New Roman" w:eastAsia="宋体" w:hAnsi="Times New Roman"/>
            <w:iCs/>
            <w:kern w:val="0"/>
            <w:sz w:val="24"/>
            <w:szCs w:val="24"/>
          </w:rPr>
          <w:fldChar w:fldCharType="end"/>
        </w:r>
        <w:r w:rsidDel="007C19A7">
          <w:rPr>
            <w:rFonts w:ascii="Times New Roman" w:eastAsia="宋体" w:hAnsi="Times New Roman" w:hint="eastAsia"/>
            <w:iCs/>
            <w:kern w:val="0"/>
            <w:sz w:val="24"/>
            <w:szCs w:val="24"/>
          </w:rPr>
          <w:delText>个包的正弦位置编码；</w:delText>
        </w:r>
        <w:r w:rsidR="00992599" w:rsidRPr="00992599" w:rsidDel="007C19A7">
          <w:rPr>
            <w:rFonts w:ascii="Times New Roman" w:eastAsia="宋体" w:hAnsi="Times New Roman"/>
            <w:iCs/>
            <w:kern w:val="0"/>
            <w:sz w:val="24"/>
            <w:szCs w:val="24"/>
          </w:rPr>
          <w:fldChar w:fldCharType="begin"/>
        </w:r>
        <w:r w:rsidR="00992599" w:rsidRPr="00992599" w:rsidDel="007C19A7">
          <w:rPr>
            <w:rFonts w:ascii="Times New Roman" w:eastAsia="宋体" w:hAnsi="Times New Roman"/>
            <w:iCs/>
            <w:kern w:val="0"/>
            <w:sz w:val="24"/>
            <w:szCs w:val="24"/>
          </w:rPr>
          <w:delInstrText xml:space="preserve"> QUOTE </w:delInstrText>
        </w:r>
        <w:r w:rsidR="00FD4A06">
          <w:rPr>
            <w:noProof/>
            <w:position w:val="-8"/>
          </w:rPr>
          <w:pict w14:anchorId="4D032C13">
            <v:shape id="_x0000_i1068" type="#_x0000_t75" alt="" style="width:34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5680&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5680&quot; wsp:rsidRDefault=&quot;006D5680&quot; wsp:rsidP=&quot;006D5680&quot;&gt;&lt;m:oMathPara&gt;&lt;m:oMath&gt;&lt;m:sSub&gt;&lt;m:sSubPr&gt;&lt;m:ctrlPr&gt;&lt;w:rPr&gt;&lt;w:rFonts w:ascii=&quot;Cambria Math&quot; w:fareast=&quot;瀹浣&quot; w:h-ansi=&quot;Cambria Math&quot;/&gt;&lt;wx:font wx:val=&quot;Cambria w:MadothcPcPr&gt;&quot;/&gt;&lt;w:i/&gt;&lt;w:i-cs/&gt;&lt;w:kern w:val=&quot;0&quot;/&gt;&lt;w:sz w:val=&quot;24&quot;/&gt;&lt;w:sz-cs w:val=&quot;24&quot;/&gt;&lt;/w:rPr&gt;&lt;/m:ctrlPr&gt;&lt;/m:sSubPr&gt;&lt;m:e&gt;&lt;m:r&gt;&lt;w:rPr&gt;&lt;w:rFonts w:ascii=&quot;Cambria Math&quot; w:fareast=&quot;瀹浣&quot; w:h-ansi=&quot;Cambria Math&quot;/&gt;&lt;wx:font wx:val=&quot;Cambria Math&quot;/&gt;&lt;w:i/&gt;&lt;w:kernw: w:vdoal=&quot;cP0&quot;cPr&gt;/&gt;&lt;w:sz w:val=&quot;24&quot;/&gt;&lt;w:sz-cs w:val=&quot;24&quot;/&gt;&lt;/w:rPr&gt;&lt;m:t&gt;d&lt;/m:t&gt;&lt;/m:r&gt;&lt;/m:e&gt;&lt;m:sub&gt;&lt;m:r&gt;&lt;w:rPr&gt;&lt;w:rFonts w:ascii=&quot;Cambria Math&quot; w:fareast=&quot;瀹浣&quot; w:h-ansi=&quot;Cambria Math&quot;/&gt;&lt;wx:font wx:val=&quot;Cambria Math&quot;/&gt;&lt;w:i/&gt;&lt;w:kern w:val=&quot;0&quot;/&gt;&lt;w:sz w:val=&quot;w:24&quot;/&gt;&lt;dow:sz-ccPs w:cPr&gt;val=&quot;24&quot;/&gt;&lt;/w:rPr&gt;&lt;m:t&gt;model&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0" o:title="" chromakey="white"/>
            </v:shape>
          </w:pict>
        </w:r>
        <w:r w:rsidR="00992599" w:rsidRPr="00992599" w:rsidDel="007C19A7">
          <w:rPr>
            <w:rFonts w:ascii="Times New Roman" w:eastAsia="宋体" w:hAnsi="Times New Roman"/>
            <w:iCs/>
            <w:kern w:val="0"/>
            <w:sz w:val="24"/>
            <w:szCs w:val="24"/>
          </w:rPr>
          <w:delInstrText xml:space="preserve"> </w:delInstrText>
        </w:r>
        <w:r w:rsidR="00992599" w:rsidRPr="00992599" w:rsidDel="007C19A7">
          <w:rPr>
            <w:rFonts w:ascii="Times New Roman" w:eastAsia="宋体" w:hAnsi="Times New Roman"/>
            <w:iCs/>
            <w:kern w:val="0"/>
            <w:sz w:val="24"/>
            <w:szCs w:val="24"/>
          </w:rPr>
          <w:fldChar w:fldCharType="separate"/>
        </w:r>
        <w:r w:rsidR="00FD4A06">
          <w:rPr>
            <w:noProof/>
            <w:position w:val="-8"/>
          </w:rPr>
          <w:pict w14:anchorId="113BD048">
            <v:shape id="_x0000_i1067" type="#_x0000_t75" alt="" style="width:34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5680&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5680&quot; wsp:rsidRDefault=&quot;006D5680&quot; wsp:rsidP=&quot;006D5680&quot;&gt;&lt;m:oMathPara&gt;&lt;m:oMath&gt;&lt;m:sSub&gt;&lt;m:sSubPr&gt;&lt;m:ctrlPr&gt;&lt;w:rPr&gt;&lt;w:rFonts w:ascii=&quot;Cambria Math&quot; w:fareast=&quot;瀹浣&quot; w:h-ansi=&quot;Cambria Math&quot;/&gt;&lt;wx:font wx:val=&quot;Cambria w:MadothcPcPr&gt;&quot;/&gt;&lt;w:i/&gt;&lt;w:i-cs/&gt;&lt;w:kern w:val=&quot;0&quot;/&gt;&lt;w:sz w:val=&quot;24&quot;/&gt;&lt;w:sz-cs w:val=&quot;24&quot;/&gt;&lt;/w:rPr&gt;&lt;/m:ctrlPr&gt;&lt;/m:sSubPr&gt;&lt;m:e&gt;&lt;m:r&gt;&lt;w:rPr&gt;&lt;w:rFonts w:ascii=&quot;Cambria Math&quot; w:fareast=&quot;瀹浣&quot; w:h-ansi=&quot;Cambria Math&quot;/&gt;&lt;wx:font wx:val=&quot;Cambria Math&quot;/&gt;&lt;w:i/&gt;&lt;w:kernw: w:vdoal=&quot;cP0&quot;cPr&gt;/&gt;&lt;w:sz w:val=&quot;24&quot;/&gt;&lt;w:sz-cs w:val=&quot;24&quot;/&gt;&lt;/w:rPr&gt;&lt;m:t&gt;d&lt;/m:t&gt;&lt;/m:r&gt;&lt;/m:e&gt;&lt;m:sub&gt;&lt;m:r&gt;&lt;w:rPr&gt;&lt;w:rFonts w:ascii=&quot;Cambria Math&quot; w:fareast=&quot;瀹浣&quot; w:h-ansi=&quot;Cambria Math&quot;/&gt;&lt;wx:font wx:val=&quot;Cambria Math&quot;/&gt;&lt;w:i/&gt;&lt;w:kern w:val=&quot;0&quot;/&gt;&lt;w:sz w:val=&quot;w:24&quot;/&gt;&lt;dow:sz-ccPs w:cPr&gt;val=&quot;24&quot;/&gt;&lt;/w:rPr&gt;&lt;m:t&gt;model&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0" o:title="" chromakey="white"/>
            </v:shape>
          </w:pict>
        </w:r>
        <w:r w:rsidR="00992599" w:rsidRPr="00992599" w:rsidDel="007C19A7">
          <w:rPr>
            <w:rFonts w:ascii="Times New Roman" w:eastAsia="宋体" w:hAnsi="Times New Roman"/>
            <w:iCs/>
            <w:kern w:val="0"/>
            <w:sz w:val="24"/>
            <w:szCs w:val="24"/>
          </w:rPr>
          <w:fldChar w:fldCharType="end"/>
        </w:r>
        <w:r w:rsidDel="007C19A7">
          <w:rPr>
            <w:rFonts w:ascii="Times New Roman" w:eastAsia="宋体" w:hAnsi="Times New Roman" w:hint="eastAsia"/>
            <w:iCs/>
            <w:kern w:val="0"/>
            <w:sz w:val="24"/>
            <w:szCs w:val="24"/>
          </w:rPr>
          <w:delText>为编码的输出维度大小；</w:delText>
        </w:r>
        <w:r w:rsidR="00992599" w:rsidRPr="00992599" w:rsidDel="007C19A7">
          <w:rPr>
            <w:rFonts w:ascii="Times New Roman" w:eastAsia="宋体" w:hAnsi="Times New Roman"/>
            <w:iCs/>
            <w:kern w:val="0"/>
            <w:sz w:val="24"/>
            <w:szCs w:val="24"/>
          </w:rPr>
          <w:fldChar w:fldCharType="begin"/>
        </w:r>
        <w:r w:rsidR="00992599" w:rsidRPr="00992599" w:rsidDel="007C19A7">
          <w:rPr>
            <w:rFonts w:ascii="Times New Roman" w:eastAsia="宋体" w:hAnsi="Times New Roman"/>
            <w:iCs/>
            <w:kern w:val="0"/>
            <w:sz w:val="24"/>
            <w:szCs w:val="24"/>
          </w:rPr>
          <w:delInstrText xml:space="preserve"> QUOTE </w:delInstrText>
        </w:r>
        <w:r w:rsidR="00FD4A06">
          <w:rPr>
            <w:noProof/>
            <w:position w:val="-8"/>
          </w:rPr>
          <w:pict w14:anchorId="25BBAEB6">
            <v:shape id="_x0000_i1066" type="#_x0000_t75" alt="" style="width:4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4F6731&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4F6731&quot; wsp:rsidRDefault=&quot;004F6731&quot; wsp:rsidP=&quot;004F6731&quot;&gt;&lt;m:oMathPara&gt;&lt;m:oMath&gt;&lt;m:r&gt;&lt;w:rPr&gt;&lt;w:rFonts w:ascii=&quot;Cambria Math&quot; w:fareast=&quot;瀹浣&quot; w:h-ansi=&quot;Cambria Math&quot; w:hint=&quot;fareast&quot;/&gt;&lt;wx:font wx:val=&quot;Cambria Math&quot;/w:&gt;&lt;dow:cPcPr&gt;i/&gt;&lt;w:kern w:val=&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00992599" w:rsidRPr="00992599" w:rsidDel="007C19A7">
          <w:rPr>
            <w:rFonts w:ascii="Times New Roman" w:eastAsia="宋体" w:hAnsi="Times New Roman"/>
            <w:iCs/>
            <w:kern w:val="0"/>
            <w:sz w:val="24"/>
            <w:szCs w:val="24"/>
          </w:rPr>
          <w:delInstrText xml:space="preserve"> </w:delInstrText>
        </w:r>
        <w:r w:rsidR="00992599" w:rsidRPr="00992599" w:rsidDel="007C19A7">
          <w:rPr>
            <w:rFonts w:ascii="Times New Roman" w:eastAsia="宋体" w:hAnsi="Times New Roman"/>
            <w:iCs/>
            <w:kern w:val="0"/>
            <w:sz w:val="24"/>
            <w:szCs w:val="24"/>
          </w:rPr>
          <w:fldChar w:fldCharType="separate"/>
        </w:r>
        <w:r w:rsidR="00FD4A06">
          <w:rPr>
            <w:noProof/>
            <w:position w:val="-8"/>
          </w:rPr>
          <w:pict w14:anchorId="6FF7A9F8">
            <v:shape id="_x0000_i1065" type="#_x0000_t75" alt="" style="width:4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4F6731&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4F6731&quot; wsp:rsidRDefault=&quot;004F6731&quot; wsp:rsidP=&quot;004F6731&quot;&gt;&lt;m:oMathPara&gt;&lt;m:oMath&gt;&lt;m:r&gt;&lt;w:rPr&gt;&lt;w:rFonts w:ascii=&quot;Cambria Math&quot; w:fareast=&quot;瀹浣&quot; w:h-ansi=&quot;Cambria Math&quot; w:hint=&quot;fareast&quot;/&gt;&lt;wx:font wx:val=&quot;Cambria Math&quot;/w:&gt;&lt;dow:cPcPr&gt;i/&gt;&lt;w:kern w:val=&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00992599" w:rsidRPr="00992599" w:rsidDel="007C19A7">
          <w:rPr>
            <w:rFonts w:ascii="Times New Roman" w:eastAsia="宋体" w:hAnsi="Times New Roman"/>
            <w:iCs/>
            <w:kern w:val="0"/>
            <w:sz w:val="24"/>
            <w:szCs w:val="24"/>
          </w:rPr>
          <w:fldChar w:fldCharType="end"/>
        </w:r>
        <w:r w:rsidDel="007C19A7">
          <w:rPr>
            <w:rFonts w:ascii="Times New Roman" w:eastAsia="宋体" w:hAnsi="Times New Roman" w:hint="eastAsia"/>
            <w:iCs/>
            <w:kern w:val="0"/>
            <w:sz w:val="24"/>
            <w:szCs w:val="24"/>
          </w:rPr>
          <w:delText>为维度索引，</w:delText>
        </w:r>
        <w:r w:rsidR="00992599" w:rsidRPr="00992599" w:rsidDel="007C19A7">
          <w:rPr>
            <w:rFonts w:ascii="Times New Roman" w:eastAsia="宋体" w:hAnsi="Times New Roman"/>
            <w:kern w:val="0"/>
            <w:sz w:val="24"/>
            <w:szCs w:val="24"/>
          </w:rPr>
          <w:fldChar w:fldCharType="begin"/>
        </w:r>
        <w:r w:rsidR="00992599" w:rsidRPr="00992599" w:rsidDel="007C19A7">
          <w:rPr>
            <w:rFonts w:ascii="Times New Roman" w:eastAsia="宋体" w:hAnsi="Times New Roman"/>
            <w:kern w:val="0"/>
            <w:sz w:val="24"/>
            <w:szCs w:val="24"/>
          </w:rPr>
          <w:delInstrText xml:space="preserve"> QUOTE </w:delInstrText>
        </w:r>
        <w:r w:rsidR="00FD4A06">
          <w:rPr>
            <w:noProof/>
            <w:position w:val="-8"/>
          </w:rPr>
          <w:pict w14:anchorId="50CC4D11">
            <v:shape id="_x0000_i1064" type="#_x0000_t75" alt="" style="width:93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C54E0&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2C54E0&quot; wsp:rsidRDefault=&quot;002C54E0&quot; wsp:rsidP=&quot;002C54E0&quot;&gt;&lt;m:oMathPara&gt;&lt;m:oMath&gt;&lt;m:r&gt;&lt;w:rPr&gt;&lt;w:rFonts w:ascii=&quot;Cambria Math&quot; w:fareast=&quot;瀹浣&quot; w:h-ansi=&quot;Cambria Math&quot; w:hint=&quot;fareast&quot;/&gt;&lt;wx:font wx:val=&quot;Cambria Math&quot;/w:&gt;&lt;dow:cPcPr&gt;i/&gt;&lt;w:kern w:val=&quot;0&quot;/&gt;&lt;w:sz w:val=&quot;24&quot;/&gt;&lt;w:sz-cs w:val=&quot;24&quot;/&gt;&lt;/w:rPr&gt;&lt;m:t&gt;i&lt;/m:t&gt;&lt;/m:r&gt;&lt;m:r&gt;&lt;w:rPr&gt;&lt;w:rFonts w:ascii=&quot;Cambria Math&quot; w:fareast=&quot;瀹浣&quot; w:h-ansi=&quot;Cambria Math&quot;/&gt;&lt;wx:font wx:val=&quot;Cambria Math&quot;/&gt;&lt;w:i/&gt;&lt;w:kern w:val=&quot;0&quot;/&gt;&lt;w:sz w:val=w:&quot;24&quot;do/&gt;&lt;wcP:scPr&gt;z-cs w:val=&quot;24&quot;/&gt;&lt;/w:rPr&gt;&lt;m:t&gt;&lt;/m:t&gt;&lt;/m:r&gt;&lt;m:r&gt;&lt;m:rPr&gt;&lt;m:sty m:val=&quot;p&quot;/&gt;&lt;/m:rPr&gt;&lt;w:rPr&gt;&lt;w:rFonts w:ascii=&quot;Cambria Math&quot; w:fareast=&quot;瀹浣&quot; w:h-ansi=&quot;Cambria Math&quot;/&gt;&lt;wx:font wx:val=&quot;Cambria Math&quot;/&gt;&lt;w:kern w:val=&quot;0&quot;/&gt;&lt;w:sz w:val=&quot;24&quot;/&gt;&lt;w:sz-w:cs w:vdoal=&quot;24cP&quot;w:scPr&gt;/&gt;&lt;/w:rPr&gt;&lt;m:t&gt;[0,&lt;/m:t&gt;&lt;/m:r&gt;&lt;m:sSub&gt;&lt;m:sSubPr&gt;&lt;m:ctrlPr&gt;&lt;w:rPr&gt;&lt;w:rFonts w:ascii=&quot;Cambria Math&quot; w:fareast=&quot;瀹浣&quot; w:h-ansi=&quot;Cambria Math&quot;/&gt;&lt;wx:font wx:val=&quot;Cambria Math&quot;/&gt;&lt;w:kern w:val=&quot;0&quot;/&gt;&lt;w:sz w:val=&quot;24&quot;/&gt;&lt;w:sz-cs w:val=&quot;24&quot;/&gt;&lt;w:/w:rPr&gt;&lt;do/m:ctrlPcPr&gt;&lt;/m:cPr&gt;sSubPr&gt;&lt;m:e&gt;&lt;m:r&gt;&lt;w:rPr&gt;&lt;w:rFonts w:ascii=&quot;Cambria Math&quot; w:fareast=&quot;瀹浣&quot; w:h-ansi=&quot;Cambria Math&quot;/&gt;&lt;wx:font wx:val=&quot;Cambria Math&quot;/&gt;&lt;w:i/&gt;&lt;w:kern w:val=&quot;0&quot;/&gt;&lt;w:sz w:val=&quot;24&quot;/&gt;&lt;w:sz-cs w:val=&quot;24&quot;/&gt;&lt;/w:rPr&gt;&lt;m:t&gt;d&lt;/m:t&gt;&lt;/m:r&gt;&lt;/m:w:e&gt;&lt;m:sub&gt;&lt;dom:r&gt;&lt;w:rPrcP&gt;&lt;w:rFoncPr&gt;ts w:ascii=&quot;Cambria Math&quot; w:fareast=&quot;瀹浣&quot; w:h-ansi=&quot;Cambria Math&quot;/&gt;&lt;wx:font wx:val=&quot;Cambria Math&quot;/&gt;&lt;w:i/&gt;&lt;w:kern w:val=&quot;0&quot;/&gt;&lt;w:sz w:val=&quot;24&quot;/&gt;&lt;w:sz-cs w:val=&quot;24&quot;/&gt;&lt;/w:rPr&gt;&lt;m:t&gt;model&lt;/m:t&gt;&lt;/m:r&gt;&lt;/m:sub&gt;&lt;/m:sSub&gt;&lt;m:r&gt;&lt;m:w:rPr&gt;&lt;m:sty mdo:val=&quot;p&quot;/&gt;&lt;/cPm:rPr&gt;&lt;w:rcPr&gt;Pr&gt;&lt;w:rFonts w:ascii=&quot;Cambria Math&quot; w:fareast=&quot;瀹浣&quot; w:h-ansi=&quot;Cambria Math&quot;/&gt;&lt;wx:font wx:val=&quot;Cambria Math&quot;/&gt;&lt;w:kern w:val=&quot;0&quot;/&gt;&lt;w:sz w:val=&quot;24&quot;/&gt;&lt;w:sz-cs w:val=&quot;24&quot;/&gt;&lt;/w:rPr&gt;&lt;m:t&gt;-1]&lt;/m:t&gt;&lt;/m:r&gt;&lt;/m:oMath&gt;&lt;/m:oMaw:thPara&gt;&lt;/w:p&gt;&lt;dow:sectPr wsp:rcPsidR=&quot;000000cPr&gt;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rsidR="00992599" w:rsidRPr="00992599" w:rsidDel="007C19A7">
          <w:rPr>
            <w:rFonts w:ascii="Times New Roman" w:eastAsia="宋体" w:hAnsi="Times New Roman"/>
            <w:kern w:val="0"/>
            <w:sz w:val="24"/>
            <w:szCs w:val="24"/>
          </w:rPr>
          <w:delInstrText xml:space="preserve"> </w:delInstrText>
        </w:r>
        <w:r w:rsidR="00992599" w:rsidRPr="00992599" w:rsidDel="007C19A7">
          <w:rPr>
            <w:rFonts w:ascii="Times New Roman" w:eastAsia="宋体" w:hAnsi="Times New Roman"/>
            <w:kern w:val="0"/>
            <w:sz w:val="24"/>
            <w:szCs w:val="24"/>
          </w:rPr>
          <w:fldChar w:fldCharType="separate"/>
        </w:r>
        <w:r w:rsidR="00FD4A06">
          <w:rPr>
            <w:noProof/>
            <w:position w:val="-8"/>
          </w:rPr>
          <w:pict w14:anchorId="3E22E070">
            <v:shape id="_x0000_i1063" type="#_x0000_t75" alt="" style="width:93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C54E0&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2C54E0&quot; wsp:rsidRDefault=&quot;002C54E0&quot; wsp:rsidP=&quot;002C54E0&quot;&gt;&lt;m:oMathPara&gt;&lt;m:oMath&gt;&lt;m:r&gt;&lt;w:rPr&gt;&lt;w:rFonts w:ascii=&quot;Cambria Math&quot; w:fareast=&quot;瀹浣&quot; w:h-ansi=&quot;Cambria Math&quot; w:hint=&quot;fareast&quot;/&gt;&lt;wx:font wx:val=&quot;Cambria Math&quot;/w:&gt;&lt;dow:cPcPr&gt;i/&gt;&lt;w:kern w:val=&quot;0&quot;/&gt;&lt;w:sz w:val=&quot;24&quot;/&gt;&lt;w:sz-cs w:val=&quot;24&quot;/&gt;&lt;/w:rPr&gt;&lt;m:t&gt;i&lt;/m:t&gt;&lt;/m:r&gt;&lt;m:r&gt;&lt;w:rPr&gt;&lt;w:rFonts w:ascii=&quot;Cambria Math&quot; w:fareast=&quot;瀹浣&quot; w:h-ansi=&quot;Cambria Math&quot;/&gt;&lt;wx:font wx:val=&quot;Cambria Math&quot;/&gt;&lt;w:i/&gt;&lt;w:kern w:val=&quot;0&quot;/&gt;&lt;w:sz w:val=w:&quot;24&quot;do/&gt;&lt;wcP:scPr&gt;z-cs w:val=&quot;24&quot;/&gt;&lt;/w:rPr&gt;&lt;m:t&gt;&lt;/m:t&gt;&lt;/m:r&gt;&lt;m:r&gt;&lt;m:rPr&gt;&lt;m:sty m:val=&quot;p&quot;/&gt;&lt;/m:rPr&gt;&lt;w:rPr&gt;&lt;w:rFonts w:ascii=&quot;Cambria Math&quot; w:fareast=&quot;瀹浣&quot; w:h-ansi=&quot;Cambria Math&quot;/&gt;&lt;wx:font wx:val=&quot;Cambria Math&quot;/&gt;&lt;w:kern w:val=&quot;0&quot;/&gt;&lt;w:sz w:val=&quot;24&quot;/&gt;&lt;w:sz-w:cs w:vdoal=&quot;24cP&quot;w:scPr&gt;/&gt;&lt;/w:rPr&gt;&lt;m:t&gt;[0,&lt;/m:t&gt;&lt;/m:r&gt;&lt;m:sSub&gt;&lt;m:sSubPr&gt;&lt;m:ctrlPr&gt;&lt;w:rPr&gt;&lt;w:rFonts w:ascii=&quot;Cambria Math&quot; w:fareast=&quot;瀹浣&quot; w:h-ansi=&quot;Cambria Math&quot;/&gt;&lt;wx:font wx:val=&quot;Cambria Math&quot;/&gt;&lt;w:kern w:val=&quot;0&quot;/&gt;&lt;w:sz w:val=&quot;24&quot;/&gt;&lt;w:sz-cs w:val=&quot;24&quot;/&gt;&lt;w:/w:rPr&gt;&lt;do/m:ctrlPcPr&gt;&lt;/m:cPr&gt;sSubPr&gt;&lt;m:e&gt;&lt;m:r&gt;&lt;w:rPr&gt;&lt;w:rFonts w:ascii=&quot;Cambria Math&quot; w:fareast=&quot;瀹浣&quot; w:h-ansi=&quot;Cambria Math&quot;/&gt;&lt;wx:font wx:val=&quot;Cambria Math&quot;/&gt;&lt;w:i/&gt;&lt;w:kern w:val=&quot;0&quot;/&gt;&lt;w:sz w:val=&quot;24&quot;/&gt;&lt;w:sz-cs w:val=&quot;24&quot;/&gt;&lt;/w:rPr&gt;&lt;m:t&gt;d&lt;/m:t&gt;&lt;/m:r&gt;&lt;/m:w:e&gt;&lt;m:sub&gt;&lt;dom:r&gt;&lt;w:rPrcP&gt;&lt;w:rFoncPr&gt;ts w:ascii=&quot;Cambria Math&quot; w:fareast=&quot;瀹浣&quot; w:h-ansi=&quot;Cambria Math&quot;/&gt;&lt;wx:font wx:val=&quot;Cambria Math&quot;/&gt;&lt;w:i/&gt;&lt;w:kern w:val=&quot;0&quot;/&gt;&lt;w:sz w:val=&quot;24&quot;/&gt;&lt;w:sz-cs w:val=&quot;24&quot;/&gt;&lt;/w:rPr&gt;&lt;m:t&gt;model&lt;/m:t&gt;&lt;/m:r&gt;&lt;/m:sub&gt;&lt;/m:sSub&gt;&lt;m:r&gt;&lt;m:w:rPr&gt;&lt;m:sty mdo:val=&quot;p&quot;/&gt;&lt;/cPm:rPr&gt;&lt;w:rcPr&gt;Pr&gt;&lt;w:rFonts w:ascii=&quot;Cambria Math&quot; w:fareast=&quot;瀹浣&quot; w:h-ansi=&quot;Cambria Math&quot;/&gt;&lt;wx:font wx:val=&quot;Cambria Math&quot;/&gt;&lt;w:kern w:val=&quot;0&quot;/&gt;&lt;w:sz w:val=&quot;24&quot;/&gt;&lt;w:sz-cs w:val=&quot;24&quot;/&gt;&lt;/w:rPr&gt;&lt;m:t&gt;-1]&lt;/m:t&gt;&lt;/m:r&gt;&lt;/m:oMath&gt;&lt;/m:oMaw:thPara&gt;&lt;/w:p&gt;&lt;dow:sectPr wsp:rcPsidR=&quot;000000cPr&gt;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1" o:title="" chromakey="white"/>
            </v:shape>
          </w:pict>
        </w:r>
        <w:r w:rsidR="00992599" w:rsidRPr="00992599" w:rsidDel="007C19A7">
          <w:rPr>
            <w:rFonts w:ascii="Times New Roman" w:eastAsia="宋体" w:hAnsi="Times New Roman"/>
            <w:kern w:val="0"/>
            <w:sz w:val="24"/>
            <w:szCs w:val="24"/>
          </w:rPr>
          <w:fldChar w:fldCharType="end"/>
        </w:r>
        <w:r w:rsidDel="007C19A7">
          <w:rPr>
            <w:rFonts w:ascii="Times New Roman" w:eastAsia="宋体" w:hAnsi="Times New Roman" w:hint="eastAsia"/>
            <w:kern w:val="0"/>
            <w:sz w:val="24"/>
            <w:szCs w:val="24"/>
          </w:rPr>
          <w:delText>。</w:delText>
        </w:r>
      </w:del>
    </w:p>
    <w:p w14:paraId="462648B1" w14:textId="0B8924F0" w:rsidR="006337D7" w:rsidDel="00333C95" w:rsidRDefault="006337D7" w:rsidP="006337D7">
      <w:pPr>
        <w:spacing w:line="360" w:lineRule="auto"/>
        <w:ind w:firstLineChars="200" w:firstLine="480"/>
        <w:rPr>
          <w:del w:id="1170" w:author="Jim Xie (RD-AS)" w:date="2024-11-07T16:10:00Z"/>
          <w:rFonts w:ascii="Times New Roman" w:eastAsia="宋体" w:hAnsi="Times New Roman"/>
          <w:kern w:val="0"/>
          <w:sz w:val="24"/>
          <w:szCs w:val="24"/>
        </w:rPr>
      </w:pPr>
      <w:del w:id="1171" w:author="Jim Xie (RD-AS)" w:date="2024-11-07T16:10:00Z">
        <w:r w:rsidRPr="001403FA" w:rsidDel="00333C95">
          <w:rPr>
            <w:rFonts w:ascii="Times New Roman" w:eastAsia="宋体" w:hAnsi="Times New Roman"/>
            <w:kern w:val="0"/>
            <w:sz w:val="24"/>
            <w:szCs w:val="24"/>
          </w:rPr>
          <w:delText>SSPE</w:delText>
        </w:r>
        <w:r w:rsidRPr="001403FA" w:rsidDel="00333C95">
          <w:rPr>
            <w:rFonts w:ascii="Times New Roman" w:eastAsia="宋体" w:hAnsi="Times New Roman"/>
            <w:kern w:val="0"/>
            <w:sz w:val="24"/>
            <w:szCs w:val="24"/>
          </w:rPr>
          <w:delText>通过</w:delText>
        </w:r>
        <w:r w:rsidR="00992599" w:rsidRPr="00992599" w:rsidDel="00333C95">
          <w:rPr>
            <w:rFonts w:ascii="Times New Roman" w:eastAsia="宋体" w:hAnsi="Times New Roman"/>
            <w:kern w:val="0"/>
            <w:sz w:val="24"/>
            <w:szCs w:val="24"/>
          </w:rPr>
          <w:fldChar w:fldCharType="begin"/>
        </w:r>
        <w:r w:rsidR="00992599" w:rsidRPr="00992599" w:rsidDel="00333C95">
          <w:rPr>
            <w:rFonts w:ascii="Times New Roman" w:eastAsia="宋体" w:hAnsi="Times New Roman"/>
            <w:kern w:val="0"/>
            <w:sz w:val="24"/>
            <w:szCs w:val="24"/>
          </w:rPr>
          <w:delInstrText xml:space="preserve"> QUOTE </w:delInstrText>
        </w:r>
        <w:r w:rsidR="00FD4A06">
          <w:rPr>
            <w:noProof/>
            <w:position w:val="-8"/>
          </w:rPr>
          <w:pict w14:anchorId="162CEE7F">
            <v:shape id="_x0000_i1062" type="#_x0000_t75" alt="" style="width:2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43CBC&quot;/&gt;&lt;wsp:rsid wsp:val=&quot;00F521E1&quot;/&gt;&lt;wsp:rsid wsp:val=&quot;00F67ACA&quot;/&gt;&lt;wsp:rsid wsp:val=&quot;00F85B0A&quot;/&gt;&lt;wsp:rsid wsp:val=&quot;00FC615E&quot;/&gt;&lt;wsp:rsid wsp:val=&quot;00FD1B31&quot;/&gt;&lt;wsp:rsid wsp:val=&quot;00FE696A&quot;/&gt;&lt;/wsp:rsids&gt;&lt;/w:docPr&gt;&lt;w:body&gt;&lt;wx:sect&gt;&lt;w:p wsp:rsidR=&quot;00F43CBC&quot; wsp:rsidRDefault=&quot;00F43CBC&quot; wsp:rsidP=&quot;00F43CBC&quot;&gt;&lt;m:oMathPara&gt;&lt;m:oMath&gt;&lt;m:sSub&gt;&lt;m:sSubPr&gt;&lt;m:ctrlPr&gt;&lt;w:rPr&gt;&lt;w:rFonts w:ascii=&quot;Cambria Math&quot; w:fareast=&quot;瀹浣&quot; w:h-ansi=&quot;Cambria Math&quot;/&gt;&lt;wx:font wx:val=&quot;Cambria w: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quot;0w:&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gt;&lt;w:sw: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992599" w:rsidRPr="00992599" w:rsidDel="00333C95">
          <w:rPr>
            <w:rFonts w:ascii="Times New Roman" w:eastAsia="宋体" w:hAnsi="Times New Roman"/>
            <w:kern w:val="0"/>
            <w:sz w:val="24"/>
            <w:szCs w:val="24"/>
          </w:rPr>
          <w:delInstrText xml:space="preserve"> </w:delInstrText>
        </w:r>
        <w:r w:rsidR="00992599" w:rsidRPr="00992599" w:rsidDel="00333C95">
          <w:rPr>
            <w:rFonts w:ascii="Times New Roman" w:eastAsia="宋体" w:hAnsi="Times New Roman"/>
            <w:kern w:val="0"/>
            <w:sz w:val="24"/>
            <w:szCs w:val="24"/>
          </w:rPr>
          <w:fldChar w:fldCharType="separate"/>
        </w:r>
        <w:r w:rsidR="00FD4A06">
          <w:rPr>
            <w:noProof/>
            <w:position w:val="-8"/>
          </w:rPr>
          <w:pict w14:anchorId="66A171F3">
            <v:shape id="_x0000_i1061" type="#_x0000_t75" alt="" style="width:2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43CBC&quot;/&gt;&lt;wsp:rsid wsp:val=&quot;00F521E1&quot;/&gt;&lt;wsp:rsid wsp:val=&quot;00F67ACA&quot;/&gt;&lt;wsp:rsid wsp:val=&quot;00F85B0A&quot;/&gt;&lt;wsp:rsid wsp:val=&quot;00FC615E&quot;/&gt;&lt;wsp:rsid wsp:val=&quot;00FD1B31&quot;/&gt;&lt;wsp:rsid wsp:val=&quot;00FE696A&quot;/&gt;&lt;/wsp:rsids&gt;&lt;/w:docPr&gt;&lt;w:body&gt;&lt;wx:sect&gt;&lt;w:p wsp:rsidR=&quot;00F43CBC&quot; wsp:rsidRDefault=&quot;00F43CBC&quot; wsp:rsidP=&quot;00F43CBC&quot;&gt;&lt;m:oMathPara&gt;&lt;m:oMath&gt;&lt;m:sSub&gt;&lt;m:sSubPr&gt;&lt;m:ctrlPr&gt;&lt;w:rPr&gt;&lt;w:rFonts w:ascii=&quot;Cambria Math&quot; w:fareast=&quot;瀹浣&quot; w:h-ansi=&quot;Cambria Math&quot;/&gt;&lt;wx:font wx:val=&quot;Cambria w: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quot;0w:&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gt;&lt;w:sw: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r w:rsidR="00992599" w:rsidRPr="00992599" w:rsidDel="00333C95">
          <w:rPr>
            <w:rFonts w:ascii="Times New Roman" w:eastAsia="宋体" w:hAnsi="Times New Roman"/>
            <w:kern w:val="0"/>
            <w:sz w:val="24"/>
            <w:szCs w:val="24"/>
          </w:rPr>
          <w:fldChar w:fldCharType="end"/>
        </w:r>
        <w:r w:rsidRPr="001403FA" w:rsidDel="00333C95">
          <w:rPr>
            <w:rFonts w:ascii="Times New Roman" w:eastAsia="宋体" w:hAnsi="Times New Roman"/>
            <w:kern w:val="0"/>
            <w:sz w:val="24"/>
            <w:szCs w:val="24"/>
          </w:rPr>
          <w:delText>捕捉攻击数据包的时序信息和位置特征，能够更精细地描述攻击行为在时序上的变化。</w:delText>
        </w:r>
        <w:r w:rsidR="00885F95" w:rsidRPr="00885F95" w:rsidDel="00333C95">
          <w:rPr>
            <w:rFonts w:ascii="Times New Roman" w:eastAsia="宋体" w:hAnsi="Times New Roman"/>
            <w:kern w:val="0"/>
            <w:sz w:val="24"/>
            <w:szCs w:val="24"/>
          </w:rPr>
          <w:delText>为了将位置编码与标签信息融合在一起，通过</w:delText>
        </w:r>
        <w:r w:rsidR="00885F95" w:rsidDel="00333C95">
          <w:rPr>
            <w:rFonts w:ascii="Times New Roman" w:eastAsia="宋体" w:hAnsi="Times New Roman" w:hint="eastAsia"/>
            <w:kern w:val="0"/>
            <w:sz w:val="24"/>
            <w:szCs w:val="24"/>
          </w:rPr>
          <w:delText>乘法</w:delText>
        </w:r>
        <w:r w:rsidR="00885F95" w:rsidRPr="00885F95" w:rsidDel="00333C95">
          <w:rPr>
            <w:rFonts w:ascii="Times New Roman" w:eastAsia="宋体" w:hAnsi="Times New Roman"/>
            <w:kern w:val="0"/>
            <w:sz w:val="24"/>
            <w:szCs w:val="24"/>
          </w:rPr>
          <w:delText>增强攻击标签与滑动窗口内数据包之间的关联性</w:delText>
        </w:r>
        <w:r w:rsidR="00EB378B" w:rsidDel="00333C95">
          <w:rPr>
            <w:rFonts w:ascii="Times New Roman" w:eastAsia="宋体" w:hAnsi="Times New Roman" w:hint="eastAsia"/>
            <w:kern w:val="0"/>
            <w:sz w:val="24"/>
            <w:szCs w:val="24"/>
          </w:rPr>
          <w:delText>，</w:delText>
        </w:r>
        <w:r w:rsidR="00EB378B" w:rsidRPr="00EB378B" w:rsidDel="00333C95">
          <w:rPr>
            <w:rFonts w:ascii="Times New Roman" w:eastAsia="宋体" w:hAnsi="Times New Roman"/>
            <w:kern w:val="0"/>
            <w:sz w:val="24"/>
            <w:szCs w:val="24"/>
          </w:rPr>
          <w:delText>将时间位置信息与攻击标签进行加权融合，使得频谱能够体现其时序分布特性。</w:delText>
        </w:r>
        <w:r w:rsidR="00EB378B" w:rsidDel="00333C95">
          <w:rPr>
            <w:rFonts w:ascii="Times New Roman" w:eastAsia="宋体" w:hAnsi="Times New Roman" w:hint="eastAsia"/>
            <w:kern w:val="0"/>
            <w:sz w:val="24"/>
            <w:szCs w:val="24"/>
          </w:rPr>
          <w:delText>计算公式如下：</w:delText>
        </w:r>
      </w:del>
    </w:p>
    <w:p w14:paraId="45BF8B23" w14:textId="566778A6" w:rsidR="00EB378B" w:rsidRPr="001938E2" w:rsidRDefault="00FD4A06" w:rsidP="001938E2">
      <w:pPr>
        <w:spacing w:line="360" w:lineRule="auto"/>
        <w:rPr>
          <w:rFonts w:ascii="Times New Roman" w:eastAsia="宋体" w:hAnsi="Times New Roman"/>
          <w:sz w:val="24"/>
          <w:szCs w:val="24"/>
        </w:rPr>
      </w:pPr>
      <w:del w:id="1172" w:author="Jim Xie (RD-AS)" w:date="2024-11-07T16:06:00Z">
        <w:r>
          <w:rPr>
            <w:noProof/>
          </w:rPr>
          <w:pict w14:anchorId="2C16B1A6">
            <v:shape id="_x0000_i1060" type="#_x0000_t75" alt="" style="width:158pt;height:4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0842&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EB0842&quot; wsp:rsidRPr=&quot;00EB0842&quot; wsp:rsidRDefault=&quot;00EB0842&quot; wsp:rsidP=&quot;00EB0842&quot;&gt;&lt;m:oMathPara&gt;&lt;m:oMath&gt;&lt;m:sSub&gt;&lt;m:sSubPr&gt;&lt;m:ctrlPr&gt;&lt;w:rPr&gt;&lt;w:rFonts w:ascii=&quot;Cambria Math&quot; w:fareast=&quot;瀹浣&quot; w:h-ansi=&quot;Cambria Math&quot;/&gt;&lt;ww:x:dofocPcPr&gt;nt wx:val=&quot;Cambria Math&quot;/&gt;&lt;w:sz w:val=&quot;24&quot;/&gt;&lt;w:sz-cs w:val=&quot;24&quot;/&gt;&lt;/w:rPr&gt;&lt;/m:ctrlPr&gt;&lt;/m:sSubPr&gt;&lt;m:e&gt;&lt;m:r&gt;&lt;w:rPr&gt;&lt;w:rFonts w:ascii=&quot;Cambria Math&quot; w:fareast=&quot;瀹浣&quot; w:h-ansi=&quot;Cambria Math&quot;/&gt;&lt;wx:font wx:val=&quot;Cambria Math&quot;/&gt;&lt;w:i/&gt;&lt;w:sz w:val=&quot;24&quot;/&gt;w:&lt;w:sdoz-cscP wcPr&gt;:val=&quot;24&quot;/&gt;&lt;/w:rPr&gt;&lt;m:t&gt;S&lt;/m:t&gt;&lt;/m:r&gt;&lt;/m:e&gt;&lt;m:sub&gt;&lt;m:r&gt;&lt;w:rPr&gt;&lt;w:rFonts w:ascii=&quot;Cambria Math&quot; w:fareast=&quot;瀹浣&quot; w:h-ansi=&quot;Cambria Math&quot;/&gt;&lt;wx:font wx:val=&quot;Cambria Math&quot;/&gt;&lt;w:i/&gt;&lt;w:sz w:val=&quot;24&quot;/&gt;&lt;w:sz-cs w:val=&quot;24&quot;/&gt;&lt;/w:rPr&gt;&lt;m:t&gt;SSPE&lt;/m:t&gt;w:&lt;/m:r&gt;do&lt;/m:sucPb&gt;&lt;/cPr&gt;m:sSub&gt;&lt;m:r&gt;&lt;w:rPr&gt;&lt;w:rFonts w:ascii=&quot;Cambria Math&quot; w:fareast=&quot;瀹浣&quot; w:h-ansi=&quot;Cambria Math&quot;/&gt;&lt;wx:font wx:val=&quot;Cambria Math&quot;/&gt;&lt;w:i/&gt;&lt;w:sz w:val=&quot;24&quot;/&gt;&lt;w:sz-cs w:val=&quot;24&quot;/&gt;&lt;/w:rPr&gt;&lt;m:t&gt;=&lt;/m:t&gt;&lt;/m:r&gt;&lt;m:nary&gt;&lt;m:naryPr&gt;&lt;m:chr m:val=&quot;&quot;/w:&gt;&lt;m:limLdooc m:valcP=&quot;u&gt;&lt;/cPr&gt;ndOvr&quot;/&gt;&lt;m:grow m:val=&quot;1&quot;/&gt;&lt;m:ctrlPr&gt;&lt;w:rPr&gt;&lt;w:rFonts w:ascii=&quot;Cambria Math&quot; w:fareast=&quot;瀹浣&quot; w:h-ansi=&quot;Cambria Math&quot;/&gt;&lt;wx:font wx:val=&quot;Cambria Math&quot;/&gt;&lt;w:sz w:val=&quot;24&quot;/&gt;&lt;w:sz-cs w:val=&quot;24&quot;/&gt;&lt;/w:rPr&gt;&lt;/m:ctrlPr&gt;&lt;/m:naryPr&gt;&lt;m:suw:b&gt;&lt;m:r&gt;&lt;w:dorPr&gt;&lt;w:rFocPnts w:ascPr&gt;cii=&quot;Cambria Math&quot; w:fareast=&quot;瀹浣&quot; w:h-ansi=&quot;Cambria Math&quot;/&gt;&lt;wx:font wx:val=&quot;Cambria Math&quot;/&gt;&lt;w:i/&gt;&lt;w:sz w:val=&quot;24&quot;/&gt;&lt;w:sz-cs w:val=&quot;24&quot;/&gt;&lt;/w:rPr&gt;&lt;m:t&gt;pos=0&lt;/m:t&gt;&lt;/m:r&gt;&lt;/m:sub&gt;&lt;m:sup&gt;&lt;m:r&gt;&lt;w:rPr&gt;&lt;w:rFonts w:ascii=&quot;Cambrw:ia Math&quot; w:fdoareast=&quot;瀹浣FocP&quot; w:h-anw:ascPr&gt;si=&quot;Cambria Math&quot;/&gt;&lt;wx:font wx:val=&quot;Cambria Math&quot;/&gt;&lt;w:i/&gt;&lt;w:sz w:val=&quot;24&quot;/&gt;&lt;w:sz-cs w:val=&quot;24&quot;/&gt;&lt;/w:rPr&gt;&lt;m:t&gt;N&lt;/m:t&gt;&lt;/m:r&gt;&lt;/m:sup&gt;&lt;m:e&gt;&lt;m:r&gt;&lt;w:rPr&gt;&lt;w:rFonts w:ascii=&quot;Cambria Math&quot; w:fareast=&quot;瀹浣&quot; w:h-ansi=&quot;Cabrw:mbria Math&quot;/&gt;&lt;:fdowx:font wx:val=&quot;cPCambria Math&quot;/cPr&gt;&gt;&lt;w:i/&gt;&lt;w:sz w:val=&quot;24&quot;/&gt;&lt;w:sz-cs w:val=&quot;24&quot;/&gt;&lt;/w:rPr&gt;&lt;m:t&gt;Labe&lt;/m:t&gt;&lt;/m:r&gt;&lt;m:sSub&gt;&lt;m:sSubPr&gt;&lt;m:ctrlPr&gt;&lt;w:rPr&gt;&lt;w:rFonts w:ascii=&quot;Cambria Math&quot; w:fareast=&quot;瀹浣&quot; w:h-ansi=&quot;Cambria Math&quot;/&gt;&lt;wx:font wx:val=w:&quot;Cambria Math&quot;/&gt;&lt;wdo:sz w:val=&quot;24&quot;/&gt;&lt;wcP:sz-cs w:val=&quot;24cPr&gt;&quot;/&gt;&lt;/w:rPr&gt;&lt;/m:ctrlPr&gt;&lt;/m:sSubPr&gt;&lt;m:e&gt;&lt;m:r&gt;&lt;w:rPr&gt;&lt;w:rFonts w:ascii=&quot;Cambria Math&quot; w:fareast=&quot;瀹浣&quot; w:h-ansi=&quot;Cambria Math&quot;/&gt;&lt;wx:font wx:val=&quot;Cambria Math&quot;/&gt;&lt;w:i/&gt;&lt;w:sz w:val=&quot;24&quot;/&gt;&lt;w:sz-cs w:valw:=&quot;24&quot;/&gt;&lt;/w:rPr&gt;&lt;m:t&gt;dol&lt;/m:t&gt;&lt;/m:r&gt;&lt;/m:e&gt;&lt;cPm:sub&gt;&lt;m:r&gt;&lt;w:rPr&gt;cPr&gt;&lt;w:rFonts w:ascii=&quot;Cambria Math&quot; w:fareast=&quot;瀹浣&quot; w:h-ansi=&quot;Cambria Math&quot;/&gt;&lt;wx:font wx:val=&quot;Cambria Math&quot;/&gt;&lt;w:i/&gt;&lt;w:sz w:val=&quot;24&quot;/&gt;&lt;w:sz-cs w:val=&quot;24&quot;/&gt;&lt;/w:rPr&gt;&lt;m:t&gt;pos&lt;/m:t&gt;&lt;/m:r&gt;&lt;/m:sub&gt;&lt;w:/m:sSub&gt;&lt;m:r&gt;&lt;w:rPr&gt;&lt;wdo:rFonts w:ascii=&quot;CambrcPia Math&quot; w:fareast=&quot;cPr&gt;瀹浣&quot; w:h-ansi=&quot;Cambria Math&quot;/&gt;&lt;wx:font wx:val=&quot;Cambria Math&quot;/&gt;&lt;w:i/&gt;&lt;w:sz w:val=&quot;24&quot;/&gt;&lt;w:sz-cs w:val=&quot;24&quot;/&gt;&lt;/w:rPr&gt;&lt;m:t&gt;P&lt;/m:t&gt;&lt;/m:r&gt;&lt;m:sSub&gt;&lt;m:sSubPr&gt;&lt;m:ctrlPr&gt;&lt;w:rPr&gt;&lt;w:rFonts w:asw:cii=&quot;Cambria Math&quot; w:fardoeast=&quot;瀹浣&quot; w:h-ansi=&quot;CabrcPmbria Math&quot;/&gt;&lt;wx:feast=&quot;cPr&gt;ont wx:val=&quot;Cambria Math&quot;/&gt;&lt;w:sz w:val=&quot;24&quot;/&gt;&lt;w:sz-cs w:val=&quot;24&quot;/&gt;&lt;/w:rPr&gt;&lt;/m:ctrlPr&gt;&lt;/m:sSubPr&gt;&lt;m:e&gt;&lt;m:r&gt;&lt;w:rPr&gt;&lt;w:rFonts w:ascii=&quot;Cambria Math&quot; w:fareast=&quot;瀹浣&quot; w:h-ansi=&quot;asw:Cambria Math&quot;/&gt;&lt;wx:font wxardo:val=&quot;Cambria Math&quot;/&gt;&lt;w:i/&gt;&lt;cPw:sz w:val=&quot;24&quot;/&gt;&lt;w:sz-cs cPr&gt;w:val=&quot;24&quot;/&gt;&lt;/w:rPr&gt;&lt;m:t&gt;E&lt;/m:t&gt;&lt;/m:r&gt;&lt;/m:e&gt;&lt;m:sub&gt;&lt;m:r&gt;&lt;w:rPr&gt;&lt;w:rFonts w:ascii=&quot;Cambria Math&quot; w:fareast=&quot;瀹浣&quot; w:h-ansi=&quot;Cambria Math&quot;/&gt;&lt;wx:font wx:val=&quot;Cambria Maw:th&quot;/&gt;&lt;w:i/&gt;&lt;w:sz w:val=&quot;24&quot;/&gt;&lt;dow:sz-cs w:val=&quot;24&quot;/&gt;&lt;/w:rPr&gt;&lt;mcP:t&gt;pos&lt;/m:t&gt;&lt;/m:r&gt;&lt;/m:sub&gt;&lt;/cPr&gt;m:sSub&gt;&lt;/m:e&gt;&lt;/m:nary&gt;&lt;/m:oMath&gt;&lt;/m:oMathPara&gt;&lt;/w:p&gt;&lt;w:sectPr wsp:rsidR=&quot;00000000&quot; wsp:rsidRPr=&quot;00EB0842&quot;&gt;&lt;w:pgSz w:w=&quot;12240&quot; w:h=&quot;15840&quot;/&gt;&lt;w:pgMar w:top=&quot;1440&quot; w:right=&quot;1800&quot; w:bottom=&quot;1440&quot; w:left=&quot;1800&quot; w:header=&quot;720&quot; w:footer=&quot;720&quot; w:gutter=&quot;0&quot;/&gt;&lt;w:cols w:space=&quot;720&quot;/&gt;&lt;/w:sectPr&gt;&lt;/wx:sect&gt;&lt;/w:body&gt;&lt;/w:wordDocument&gt;">
              <v:imagedata r:id="rId32" o:title="" chromakey="white"/>
            </v:shape>
          </w:pict>
        </w:r>
      </w:del>
    </w:p>
    <w:p w14:paraId="60499993" w14:textId="77777777" w:rsidR="001938E2" w:rsidRDefault="00FC615E" w:rsidP="00FC615E">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图</w:t>
      </w:r>
      <w:r w:rsidR="00DB45D5">
        <w:rPr>
          <w:rFonts w:ascii="Times New Roman" w:eastAsia="宋体" w:hAnsi="Times New Roman" w:hint="eastAsia"/>
          <w:kern w:val="0"/>
          <w:sz w:val="24"/>
          <w:szCs w:val="24"/>
        </w:rPr>
        <w:t>5</w:t>
      </w:r>
      <w:r>
        <w:rPr>
          <w:rFonts w:ascii="Times New Roman" w:eastAsia="宋体" w:hAnsi="Times New Roman" w:hint="eastAsia"/>
          <w:kern w:val="0"/>
          <w:sz w:val="24"/>
          <w:szCs w:val="24"/>
        </w:rPr>
        <w:t>展示了频谱值分布情况示例，示例攻击类型为</w:t>
      </w:r>
      <w:r w:rsidRPr="00FC615E">
        <w:rPr>
          <w:rFonts w:ascii="Times New Roman" w:eastAsia="宋体" w:hAnsi="Times New Roman" w:hint="eastAsia"/>
          <w:kern w:val="0"/>
          <w:sz w:val="24"/>
          <w:szCs w:val="24"/>
        </w:rPr>
        <w:t>漏洞扫描器攻击</w:t>
      </w:r>
      <w:r>
        <w:rPr>
          <w:rFonts w:ascii="Times New Roman" w:eastAsia="宋体" w:hAnsi="Times New Roman" w:hint="eastAsia"/>
          <w:kern w:val="0"/>
          <w:sz w:val="24"/>
          <w:szCs w:val="24"/>
        </w:rPr>
        <w:t>。</w:t>
      </w:r>
    </w:p>
    <w:p w14:paraId="029590C5" w14:textId="77777777" w:rsidR="00FC615E" w:rsidRPr="00FC615E" w:rsidRDefault="00FD4A06" w:rsidP="00BB0C37">
      <w:pPr>
        <w:spacing w:line="360" w:lineRule="auto"/>
        <w:jc w:val="center"/>
        <w:rPr>
          <w:rFonts w:ascii="Times New Roman" w:eastAsia="宋体" w:hAnsi="Times New Roman"/>
          <w:kern w:val="0"/>
          <w:sz w:val="24"/>
          <w:szCs w:val="24"/>
        </w:rPr>
      </w:pPr>
      <w:r>
        <w:rPr>
          <w:rFonts w:hint="eastAsia"/>
          <w:noProof/>
        </w:rPr>
        <w:object w:dxaOrig="13336" w:dyaOrig="7981" w14:anchorId="23EA216A">
          <v:shape id="_x0000_i1059" type="#_x0000_t75" alt="" style="width:415pt;height:247pt;mso-width-percent:0;mso-height-percent:0;mso-width-percent:0;mso-height-percent:0" o:ole="">
            <v:imagedata r:id="rId33" o:title=""/>
          </v:shape>
          <o:OLEObject Type="Embed" ProgID="Visio.Drawing.15" ShapeID="_x0000_i1059" DrawAspect="Content" ObjectID="_1792579136" r:id="rId34"/>
        </w:object>
      </w:r>
    </w:p>
    <w:p w14:paraId="3EDF8C6A" w14:textId="77777777" w:rsidR="00FC615E" w:rsidRDefault="00524E8E" w:rsidP="00524E8E">
      <w:pPr>
        <w:spacing w:line="360" w:lineRule="auto"/>
        <w:ind w:firstLineChars="200" w:firstLine="480"/>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sidR="009C71F9">
        <w:rPr>
          <w:rFonts w:ascii="Times New Roman" w:eastAsia="宋体" w:hAnsi="Times New Roman" w:hint="eastAsia"/>
          <w:kern w:val="0"/>
          <w:sz w:val="24"/>
          <w:szCs w:val="24"/>
        </w:rPr>
        <w:t>5</w:t>
      </w:r>
      <w:r>
        <w:rPr>
          <w:rFonts w:ascii="Times New Roman" w:eastAsia="宋体" w:hAnsi="Times New Roman" w:hint="eastAsia"/>
          <w:kern w:val="0"/>
          <w:sz w:val="24"/>
          <w:szCs w:val="24"/>
        </w:rPr>
        <w:t xml:space="preserve"> </w:t>
      </w:r>
      <w:r w:rsidRPr="00FC615E">
        <w:rPr>
          <w:rFonts w:ascii="Times New Roman" w:eastAsia="宋体" w:hAnsi="Times New Roman" w:hint="eastAsia"/>
          <w:kern w:val="0"/>
          <w:sz w:val="24"/>
          <w:szCs w:val="24"/>
        </w:rPr>
        <w:t>漏洞扫描器攻击</w:t>
      </w:r>
      <w:r>
        <w:rPr>
          <w:rFonts w:ascii="Times New Roman" w:eastAsia="宋体" w:hAnsi="Times New Roman" w:hint="eastAsia"/>
          <w:kern w:val="0"/>
          <w:sz w:val="24"/>
          <w:szCs w:val="24"/>
        </w:rPr>
        <w:t>频谱值分布</w:t>
      </w:r>
    </w:p>
    <w:p w14:paraId="211A96DA" w14:textId="77777777" w:rsidR="00524E8E" w:rsidRDefault="00524E8E" w:rsidP="006337D7">
      <w:pPr>
        <w:spacing w:line="360" w:lineRule="auto"/>
        <w:ind w:firstLineChars="200" w:firstLine="480"/>
        <w:rPr>
          <w:rFonts w:ascii="Times New Roman" w:eastAsia="宋体" w:hAnsi="Times New Roman"/>
          <w:kern w:val="0"/>
          <w:sz w:val="24"/>
          <w:szCs w:val="24"/>
        </w:rPr>
      </w:pPr>
    </w:p>
    <w:p w14:paraId="1419F999" w14:textId="77777777" w:rsidR="00820DE5" w:rsidRDefault="00820DE5" w:rsidP="00820DE5">
      <w:pPr>
        <w:pStyle w:val="a9"/>
        <w:numPr>
          <w:ilvl w:val="0"/>
          <w:numId w:val="3"/>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异常流量识别</w:t>
      </w:r>
    </w:p>
    <w:p w14:paraId="4389123D" w14:textId="77777777" w:rsidR="00820DE5" w:rsidRDefault="003A1FA5" w:rsidP="003A1FA5">
      <w:pPr>
        <w:spacing w:line="360" w:lineRule="auto"/>
        <w:ind w:firstLineChars="200" w:firstLine="480"/>
        <w:rPr>
          <w:rFonts w:ascii="Times New Roman" w:eastAsia="宋体" w:hAnsi="Times New Roman"/>
          <w:kern w:val="0"/>
          <w:sz w:val="24"/>
          <w:szCs w:val="24"/>
        </w:rPr>
      </w:pPr>
      <w:r w:rsidRPr="003A1FA5">
        <w:rPr>
          <w:rFonts w:ascii="Times New Roman" w:eastAsia="宋体" w:hAnsi="Times New Roman" w:hint="eastAsia"/>
          <w:kern w:val="0"/>
          <w:sz w:val="24"/>
          <w:szCs w:val="24"/>
        </w:rPr>
        <w:t>本研究设计并训练</w:t>
      </w:r>
      <w:r w:rsidR="004A5C54">
        <w:rPr>
          <w:rFonts w:ascii="Times New Roman" w:eastAsia="宋体" w:hAnsi="Times New Roman" w:hint="eastAsia"/>
          <w:kern w:val="0"/>
          <w:sz w:val="24"/>
          <w:szCs w:val="24"/>
        </w:rPr>
        <w:t>模型区分正常流量与</w:t>
      </w:r>
      <w:r w:rsidRPr="003A1FA5">
        <w:rPr>
          <w:rFonts w:ascii="Times New Roman" w:eastAsia="宋体" w:hAnsi="Times New Roman" w:hint="eastAsia"/>
          <w:kern w:val="0"/>
          <w:sz w:val="24"/>
          <w:szCs w:val="24"/>
        </w:rPr>
        <w:t>异常流量，</w:t>
      </w:r>
      <w:r w:rsidR="004A5C54">
        <w:rPr>
          <w:rFonts w:ascii="Times New Roman" w:eastAsia="宋体" w:hAnsi="Times New Roman" w:hint="eastAsia"/>
          <w:kern w:val="0"/>
          <w:sz w:val="24"/>
          <w:szCs w:val="24"/>
        </w:rPr>
        <w:t>并对攻击类型进行识别。</w:t>
      </w:r>
      <w:r w:rsidR="004A5C54">
        <w:rPr>
          <w:rFonts w:ascii="Times New Roman" w:eastAsia="宋体" w:hAnsi="Times New Roman"/>
          <w:kern w:val="0"/>
          <w:sz w:val="24"/>
          <w:szCs w:val="24"/>
        </w:rPr>
        <w:t xml:space="preserve"> </w:t>
      </w:r>
    </w:p>
    <w:p w14:paraId="7C8D75B7" w14:textId="77777777" w:rsidR="003A1FA5" w:rsidRDefault="00636E56" w:rsidP="003A1FA5">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在二分类任务中</w:t>
      </w:r>
      <w:r w:rsidR="001446BC">
        <w:rPr>
          <w:rFonts w:ascii="Times New Roman" w:eastAsia="宋体" w:hAnsi="Times New Roman" w:hint="eastAsia"/>
          <w:kern w:val="0"/>
          <w:sz w:val="24"/>
          <w:szCs w:val="24"/>
        </w:rPr>
        <w:t>，利用样本中</w:t>
      </w:r>
      <w:r w:rsidR="003A1FA5" w:rsidRPr="003A1FA5">
        <w:rPr>
          <w:rFonts w:ascii="Times New Roman" w:eastAsia="宋体" w:hAnsi="Times New Roman"/>
          <w:kern w:val="0"/>
          <w:sz w:val="24"/>
          <w:szCs w:val="24"/>
        </w:rPr>
        <w:t>样本的标签</w:t>
      </w:r>
      <w:r w:rsidR="001446BC">
        <w:rPr>
          <w:rFonts w:ascii="Times New Roman" w:eastAsia="宋体" w:hAnsi="Times New Roman" w:hint="eastAsia"/>
          <w:kern w:val="0"/>
          <w:sz w:val="24"/>
          <w:szCs w:val="24"/>
        </w:rPr>
        <w:t>，</w:t>
      </w:r>
      <w:r w:rsidR="003A1FA5">
        <w:rPr>
          <w:rFonts w:ascii="Times New Roman" w:eastAsia="宋体" w:hAnsi="Times New Roman" w:hint="eastAsia"/>
          <w:kern w:val="0"/>
          <w:sz w:val="24"/>
          <w:szCs w:val="24"/>
        </w:rPr>
        <w:t>其中，标签为</w:t>
      </w:r>
      <w:r w:rsidR="003A1FA5">
        <w:rPr>
          <w:rFonts w:ascii="Times New Roman" w:eastAsia="宋体" w:hAnsi="Times New Roman" w:hint="eastAsia"/>
          <w:kern w:val="0"/>
          <w:sz w:val="24"/>
          <w:szCs w:val="24"/>
        </w:rPr>
        <w:t>0</w:t>
      </w:r>
      <w:r w:rsidR="003A1FA5">
        <w:rPr>
          <w:rFonts w:ascii="Times New Roman" w:eastAsia="宋体" w:hAnsi="Times New Roman" w:hint="eastAsia"/>
          <w:kern w:val="0"/>
          <w:sz w:val="24"/>
          <w:szCs w:val="24"/>
        </w:rPr>
        <w:t>表示正常流量，标签为</w:t>
      </w:r>
      <w:r w:rsidR="003A1FA5">
        <w:rPr>
          <w:rFonts w:ascii="Times New Roman" w:eastAsia="宋体" w:hAnsi="Times New Roman" w:hint="eastAsia"/>
          <w:kern w:val="0"/>
          <w:sz w:val="24"/>
          <w:szCs w:val="24"/>
        </w:rPr>
        <w:t>1</w:t>
      </w:r>
      <w:r w:rsidR="003A1FA5">
        <w:rPr>
          <w:rFonts w:ascii="Times New Roman" w:eastAsia="宋体" w:hAnsi="Times New Roman" w:hint="eastAsia"/>
          <w:kern w:val="0"/>
          <w:sz w:val="24"/>
          <w:szCs w:val="24"/>
        </w:rPr>
        <w:t>表示异常流量</w:t>
      </w:r>
      <w:r w:rsidR="001446BC">
        <w:rPr>
          <w:rFonts w:ascii="Times New Roman" w:eastAsia="宋体" w:hAnsi="Times New Roman" w:hint="eastAsia"/>
          <w:kern w:val="0"/>
          <w:sz w:val="24"/>
          <w:szCs w:val="24"/>
        </w:rPr>
        <w:t>，对频谱值进行计算，接着</w:t>
      </w:r>
      <w:r w:rsidR="001446BC" w:rsidRPr="003A1FA5">
        <w:rPr>
          <w:rFonts w:ascii="Times New Roman" w:eastAsia="宋体" w:hAnsi="Times New Roman"/>
          <w:kern w:val="0"/>
          <w:sz w:val="24"/>
          <w:szCs w:val="24"/>
        </w:rPr>
        <w:t>对生成的频谱值进行二值化处理</w:t>
      </w:r>
      <w:r w:rsidR="001446BC">
        <w:rPr>
          <w:rFonts w:ascii="Times New Roman" w:eastAsia="宋体" w:hAnsi="Times New Roman" w:hint="eastAsia"/>
          <w:kern w:val="0"/>
          <w:sz w:val="24"/>
          <w:szCs w:val="24"/>
        </w:rPr>
        <w:t>，</w:t>
      </w:r>
      <w:r w:rsidR="001446BC" w:rsidRPr="001446BC">
        <w:rPr>
          <w:rFonts w:ascii="Times New Roman" w:eastAsia="宋体" w:hAnsi="Times New Roman" w:hint="eastAsia"/>
          <w:kern w:val="0"/>
          <w:sz w:val="24"/>
          <w:szCs w:val="24"/>
        </w:rPr>
        <w:t>将连续的频谱值转换为可用于分类的离散标签，从而使得</w:t>
      </w:r>
      <w:r w:rsidR="00D73E83">
        <w:rPr>
          <w:rFonts w:ascii="Times New Roman" w:eastAsia="宋体" w:hAnsi="Times New Roman" w:hint="eastAsia"/>
          <w:kern w:val="0"/>
          <w:sz w:val="24"/>
          <w:szCs w:val="24"/>
        </w:rPr>
        <w:t>分类</w:t>
      </w:r>
      <w:r w:rsidR="001446BC" w:rsidRPr="001446BC">
        <w:rPr>
          <w:rFonts w:ascii="Times New Roman" w:eastAsia="宋体" w:hAnsi="Times New Roman" w:hint="eastAsia"/>
          <w:kern w:val="0"/>
          <w:sz w:val="24"/>
          <w:szCs w:val="24"/>
        </w:rPr>
        <w:t>模型在训练过程中能够更加专注于攻击和正常流量之间的区分特征。</w:t>
      </w:r>
      <w:r w:rsidR="003A1FA5" w:rsidRPr="003A1FA5">
        <w:rPr>
          <w:rFonts w:ascii="Times New Roman" w:eastAsia="宋体" w:hAnsi="Times New Roman" w:hint="eastAsia"/>
          <w:kern w:val="0"/>
          <w:sz w:val="24"/>
          <w:szCs w:val="24"/>
        </w:rPr>
        <w:t>为确定二值化的阈值，</w:t>
      </w:r>
      <w:r w:rsidR="003A1FA5">
        <w:rPr>
          <w:rFonts w:ascii="Times New Roman" w:eastAsia="宋体" w:hAnsi="Times New Roman" w:hint="eastAsia"/>
          <w:kern w:val="0"/>
          <w:sz w:val="24"/>
          <w:szCs w:val="24"/>
        </w:rPr>
        <w:t>应</w:t>
      </w:r>
      <w:r w:rsidR="003A1FA5" w:rsidRPr="003A1FA5">
        <w:rPr>
          <w:rFonts w:ascii="Times New Roman" w:eastAsia="宋体" w:hAnsi="Times New Roman"/>
          <w:kern w:val="0"/>
          <w:sz w:val="24"/>
          <w:szCs w:val="24"/>
        </w:rPr>
        <w:t>通过数据的统计分布来设置一个合理的分割点</w:t>
      </w:r>
      <w:r w:rsidR="003A1FA5" w:rsidRPr="003A1FA5">
        <w:rPr>
          <w:rFonts w:ascii="Times New Roman" w:eastAsia="宋体" w:hAnsi="Times New Roman" w:hint="eastAsia"/>
          <w:kern w:val="0"/>
          <w:sz w:val="24"/>
          <w:szCs w:val="24"/>
        </w:rPr>
        <w:t>，公式如下：</w:t>
      </w:r>
    </w:p>
    <w:p w14:paraId="59E9D93A" w14:textId="77777777" w:rsidR="003A1FA5" w:rsidRPr="00C020EE" w:rsidRDefault="00FD4A06" w:rsidP="003A1FA5">
      <w:pPr>
        <w:spacing w:line="360" w:lineRule="auto"/>
        <w:ind w:firstLineChars="200" w:firstLine="420"/>
        <w:rPr>
          <w:rFonts w:ascii="Times New Roman" w:eastAsia="宋体" w:hAnsi="Times New Roman"/>
          <w:kern w:val="0"/>
          <w:sz w:val="24"/>
          <w:szCs w:val="24"/>
        </w:rPr>
      </w:pPr>
      <w:r>
        <w:rPr>
          <w:noProof/>
        </w:rPr>
        <w:pict w14:anchorId="47F9A66E">
          <v:shape id="_x0000_i1058" type="#_x0000_t75" alt="" style="width:149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519D&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3519D&quot; wsp:rsidRPr=&quot;0063519D&quot; wsp:rsidRDefault=&quot;0063519D&quot; wsp:rsidP=&quot;0063519D&quot;&gt;&lt;m:oMathPara&gt;&lt;m:oMath&gt;&lt;m:r&gt;&lt;w:rPr&gt;&lt;w:rFonts w:ascii=&quot;Cambria Math&quot; w:fareast=&quot;瀹浣&quot; w:h-ansi=&quot;Cambria Math&quot;/&gt;&lt;wx:font wx:val=&quot;Cambria w:MadothcPcPr&gt;&quot;/&gt;&lt;w:i/&gt;&lt;w:kern w:val=&quot;0&quot;/&gt;&lt;w:sz w:val=&quot;24&quot;/&gt;&lt;w:sz-cs w:val=&quot;24&quot;/&gt;&lt;/w:rPr&gt;&lt;m:t&gt;T=Percentile(X,&lt;/m:t&gt;&lt;/m:r&gt;&lt;m:f&gt;&lt;m:fPr&gt;&lt;m:ctrlPr&gt;&lt;w:rPr&gt;&lt;w:rFonts w:ascii=&quot;Cambria Math&quot; w:fareast=&quot;瀹浣&quot; w:h-ansi=&quot;Cambria Math&quot;/&gt;&lt;wx:font wx:val=&quot;Cambria Math&quot;/&gt;w:&lt;w:kdoern cPw:cPr&gt;val=&quot;0&quot;/&gt;&lt;w:sz w:val=&quot;24&quot;/&gt;&lt;w:sz-cs w:val=&quot;24&quot;/&gt;&lt;/w:rPr&gt;&lt;/m:ctrlPr&gt;&lt;/m:fPr&gt;&lt;m:num&gt;&lt;m:sSub&gt;&lt;m:sSubPr&gt;&lt;m:ctrlPr&gt;&lt;w:rPr&gt;&lt;w:rFonts w:ascii=&quot;Cambria Math&quot; w:fareast=&quot;瀹浣&quot; w:h-ansi=&quot;Cambria Math&quot;/&gt;&lt;wx:font wx:val=&quot;Cambria Math&quot;/&gt;&lt;w:kern w:valw:=&quot;0&quot;/&gt;do&lt;w:sz cPw:vacPr&gt;l=&quot;24&quot;/&gt;&lt;w:sz-cs w:val=&quot;24&quot;/&gt;&lt;/w:rPr&gt;&lt;/m:ctrlPr&gt;&lt;/m:sSubPr&gt;&lt;m:e&gt;&lt;m:r&gt;&lt;w:rPr&gt;&lt;w:rFonts w:ascii=&quot;Cambria Math&quot; w:fareast=&quot;瀹浣&quot; w:h-ansi=&quot;Cambria Math&quot;/&gt;&lt;wx:font wx:val=&quot;Cambria Math&quot;/&gt;&lt;w:i/&gt;&lt;w:kern w:val=&quot;0&quot;/&gt;&lt;w:sz w:val=&quot;24&quot;/&gt;&lt;w:szw:-cs w:vadol=&quot;24&quot;/&gt;cP&lt;/w:rPcPr&gt;r&gt;&lt;m:t&gt;N&lt;/m:t&gt;&lt;/m:r&gt;&lt;/m:e&gt;&lt;m:sub&gt;&lt;m:r&gt;&lt;w:rPr&gt;&lt;w:rFonts w:ascii=&quot;Cambria Math&quot; w:fareast=&quot;瀹浣&quot; w:h-ansi=&quot;Cambria Math&quot;/&gt;&lt;wx:font wx:val=&quot;Cambria Math&quot;/&gt;&lt;w:i/&gt;&lt;w:kern w:val=&quot;0&quot;/&gt;&lt;w:sz w:val=&quot;24&quot;/&gt;&lt;w:sz-cs w:val=&quot;24&quot;/&gt;&lt;/w:rPr&gt;&lt;w:m:t&gt;0&lt;/m:tdo&gt;&lt;/m:r&gt;&lt;/mcP:sub&gt;&lt;/mcPr&gt;:sSub&gt;&lt;/m:num&gt;&lt;m:den&gt;&lt;m:r&gt;&lt;w:rPr&gt;&lt;w:rFonts w:ascii=&quot;Cambria Math&quot; w:fareast=&quot;瀹浣&quot; w:h-ansi=&quot;Cambria Math&quot;/&gt;&lt;wx:font wx:val=&quot;Cambria Math&quot;/&gt;&lt;w:i/&gt;&lt;w:kern w:val=&quot;0&quot;/&gt;&lt;w:sz w:val=&quot;24&quot;/&gt;&lt;w:sz-cs w:val=&quot;24&quot;/&gt;&lt;/w:rPr&gt;&lt;m:t&gt;N&lt;w:/m:t&gt;&lt;/m:r&gt;&lt;do/m:den&gt;&lt;/m:fcP&gt;&lt;m:r&gt;&lt;w:rcPr&gt;Pr&gt;&lt;w:rFonts w:ascii=&quot;Cambria Math&quot; w:fareast=&quot;瀹浣&quot; w:h-ansi=&quot;Cambria Math&quot;/&gt;&lt;wx:font wx:val=&quot;Cambria Math&quot;/&gt;&lt;w:i/&gt;&lt;w:kern w:val=&quot;0&quot;/&gt;&lt;w:sz w:val=&quot;24&quot;/&gt;&lt;w:sz-cs w:val=&quot;24&quot;/&gt;&lt;/w:rPr&gt;&lt;m:t&gt;100)&lt;/m:t&gt;&lt;/m:r&gt;&lt;/m:oMath&gt;w:&lt;/m:oMathPara&gt;do&lt;/w:p&gt;&lt;w:sectPcPr wsp:rsid:rcPr&gt;R=&quot;00000000&quot; wsp:rsidRPr=&quot;0063519D&quot;&gt;&lt;w:pgSz w:w=&quot;12240&quot; w:h=&quot;15840&quot;/&gt;&lt;w:pgMar w:top=&quot;1440&quot; w:right=&quot;1800&quot; w:bottom=&quot;1440&quot; w:left=&quot;1800&quot; w:header=&quot;720&quot; w:footer=&quot;720&quot; w:gutter=&quot;0&quot;/&gt;&lt;w:cols w:space=&quot;720&quot;/&gt;&lt;/w:sectPr&gt;&lt;/wx:sect&gt;&lt;/w:body&gt;&lt;/w:wordDocument&gt;">
            <v:imagedata r:id="rId35" o:title="" chromakey="white"/>
          </v:shape>
        </w:pict>
      </w:r>
    </w:p>
    <w:p w14:paraId="7B3F67B3" w14:textId="77777777" w:rsidR="00C020EE" w:rsidRPr="003A1FA5" w:rsidRDefault="00FD4A06" w:rsidP="00331596">
      <w:pPr>
        <w:spacing w:line="360" w:lineRule="auto"/>
        <w:ind w:firstLineChars="200" w:firstLine="420"/>
        <w:jc w:val="center"/>
        <w:rPr>
          <w:rFonts w:ascii="Times New Roman" w:eastAsia="宋体" w:hAnsi="Times New Roman"/>
          <w:kern w:val="0"/>
          <w:sz w:val="24"/>
          <w:szCs w:val="24"/>
        </w:rPr>
      </w:pPr>
      <w:r>
        <w:rPr>
          <w:noProof/>
        </w:rPr>
        <w:pict w14:anchorId="50F3B29A">
          <v:shape id="_x0000_i1057" type="#_x0000_t75" alt="" style="width:108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2649&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C2649&quot; wsp:rsidRPr=&quot;008C2649&quot; wsp:rsidRDefault=&quot;008C2649&quot; wsp:rsidP=&quot;008C2649&quot;&gt;&lt;m:oMathPara&gt;&lt;m:oMath&gt;&lt;m:r&gt;&lt;w:rPr&gt;&lt;w:rFonts w:ascii=&quot;Cambria Math&quot; w:fareast=&quot;瀹浣&quot; w:h-ansi=&quot;Cambria Math&quot;/&gt;&lt;wx:font wx:val=&quot;Cambria w:MadothcPcPr&gt;&quot;/&gt;&lt;w:i/&gt;&lt;w:kern w:val=&quot;0&quot;/&gt;&lt;w:sz w:val=&quot;24&quot;/&gt;&lt;w:sz-cs w:val=&quot;24&quot;/&gt;&lt;/w:rPr&gt;&lt;m:t&gt;L&lt;/m:t&gt;&lt;/m:r&gt;&lt;m:r&gt;&lt;w:rPr&gt;&lt;w:rFonts w:ascii=&quot;Cambria Math&quot; w:fareast=&quot;瀹浣&quot; w:h-ansi=&quot;Cambria Math&quot; w:hint=&quot;fareast&quot;/&gt;&lt;wx:font wx:val=&quot;Cambria Math&quot;/&gt;&lt;w:i/&gt;&lt;w:kern w:w:vadol=&quot;0cP&quot;/cPr&gt;&gt;&lt;w:sz w:val=&quot;24&quot;/&gt;&lt;w:sz-cs w:val=&quot;24&quot;/&gt;&lt;/w:rPr&gt;&lt;m:t&gt;abel&lt;/m:t&gt;&lt;/m:r&gt;&lt;m:d&gt;&lt;m:dPr&gt;&lt;m:ctrlPr&gt;&lt;w:rPr&gt;&lt;w:rFonts w:ascii=&quot;Cambria Math&quot; w:fareast=&quot;瀹浣&quot; w:h-ansi=&quot;Cambria Math&quot;/&gt;&lt;wx:font wx:val=&quot;Cambria Math&quot;/&gt;&lt;w:i/&gt;&lt;w:kern w:val=&quot;0&quot;/&gt;&lt;w:sz ww::val=&quot;do24&quot;/&gt;&lt;cPw:szcPr&gt;-cs w:val=&quot;24&quot;/&gt;&lt;/w:rPr&gt;&lt;/m:ctrlPr&gt;&lt;/m:dPr&gt;&lt;m:e&gt;&lt;m:r&gt;&lt;w:rPr&gt;&lt;w:rFonts w:ascii=&quot;Cambria Math&quot; w:fareast=&quot;瀹浣&quot; w:h-ansi=&quot;Cambria Math&quot;/&gt;&lt;wx:font wx:val=&quot;Cambria Math&quot;/&gt;&lt;w:i/&gt;&lt;w:kern w:val=&quot;0&quot;/&gt;&lt;w:sz w:val=&quot;24&quot;/&gt;&lt;w:sz-cs w:val=&quot;24&quot;/&gt;w:&lt;/w:rPr&gt;do&lt;m:t&gt;x&lt;/cPm:t&gt;&lt;/cPr&gt;m:r&gt;&lt;/m:e&gt;&lt;/m:d&gt;&lt;m:r&gt;&lt;w:rPr&gt;&lt;w:rFonts w:ascii=&quot;Cambria Math&quot; w:fareast=&quot;瀹浣&quot; w:h-ansi=&quot;Cambria Math&quot;/&gt;&lt;wx:font wx:val=&quot;Cambria Math&quot;/&gt;&lt;w:i/&gt;&lt;w:kern w:val=&quot;0&quot;/&gt;&lt;w:sz w:val=&quot;24&quot;/&gt;&lt;w:sz-cs w:val=&quot;24&quot;/&gt;&lt;/w:rPr&gt;&lt;m:t&gt;=&lt;/m:t&gt;&lt;/m:r&gt;w:&lt;m:d&gt;&lt;m:dPdor&gt;&lt;m:begChcPr m:val=cPr&gt;&quot;{&quot;/&gt;&lt;m:endChr m:val=&quot;&quot;/&gt;&lt;m:ctrlPr&gt;&lt;w:rPr&gt;&lt;w:rFonts w:ascii=&quot;Cambria Math&quot; w:fareast=&quot;瀹浣&quot; w:h-ansi=&quot;Cambria Math&quot;/&gt;&lt;wx:font wx:val=&quot;Cambria Math&quot;/&gt;&lt;w:i/&gt;&lt;w:kern w:val=&quot;0&quot;/&gt;&lt;w:sz w:val=&quot;24&quot;/&gt;&lt;w:sz-cs w:val=&quot;24&quot;/&gt;&lt;/w:rPw:r&gt;&lt;/m:ctrlPrdo&gt;&lt;/m:dPr&gt;&lt;m:cPe&gt;&lt;m:eqArrcPr&gt;&gt;&lt;m:eqArrPr&gt;&lt;m:ctrlPr&gt;&lt;w:rPr&gt;&lt;w:rFonts w:ascii=&quot;Cambria Math&quot; w:fareast=&quot;瀹浣&quot; w:h-ansi=&quot;Cambria Math&quot;/&gt;&lt;wx:font wx:val=&quot;Cambria Math&quot;/&gt;&lt;w:i/&gt;&lt;w:kern w:val=&quot;0&quot;/&gt;&lt;w:sz w:val=&quot;24&quot;/&gt;&lt;w:sz-cs w:val=&quot;24&quot;/&gt;&lt;/w:rPr&gt;&lt;/m:cw:trlPr&gt;&lt;/m:eqArdorPr&gt;&lt;m:e&gt;&lt;m:r&gt;cP&lt;w:rPr&gt;&lt;w:rFcPr&gt;onts w:ascii=&quot;Cambria Math&quot; w:fareast=&quot;瀹浣&quot; w:h-ansi=&quot;Cambria Math&quot;/&gt;&lt;wx:font wx:val=&quot;Cambria Math&quot;/&gt;&lt;w:i/&gt;&lt;w:kern w:val=&quot;0&quot;/&gt;&lt;w:sz w:val=&quot;24&quot;/&gt;&lt;w:sz-cs w:val=&quot;24&quot;/&gt;&lt;/w:rPr&gt;&lt;m:t&gt;0,x&amp;lt;T&lt;/m:t&gt;&lt;/m:r&gt;&lt;/m:e&gt;&lt;mw::e&gt;&lt;m:r&gt;&lt;w:rPr&gt;&lt;dow:rFonts w:asciicP=&quot;Cambria MathcPr&gt;&quot; w:fareast=&quot;瀹浣&quot; w:h-ansi=&quot;Cambria Math&quot;/&gt;&lt;wx:font wx:val=&quot;Cambria Math&quot;/&gt;&lt;w:i/&gt;&lt;w:kern w:val=&quot;0&quot;/&gt;&lt;w:sz w:val=&quot;24&quot;/&gt;&lt;w:sz-cs w:val=&quot;24&quot;/&gt;&lt;/w:rPr&gt;&lt;m:t&gt;1,xピ&lt;/m:t&gt;&lt;/m:r&gt;&lt;/m:e&gt;&lt;/m:eqArr&gt;&lt;/m:e&gt;&lt;/m:d&gt;&lt;/mmw::oMath&gt;&lt;/m:oMathPa&lt;dora&gt;&lt;/w:p&gt;&lt;w:sectPricP wsp:rsidR=&quot;00athcPr&gt;000000&quot; wsp:rsidRPr=&quot;008C2649&quot;&gt;&lt;w:pgSz w:w=&quot;12240&quot; w:h=&quot;15840&quot;/&gt;&lt;w:pgMar w:top=&quot;1440&quot; w:right=&quot;1800&quot; w:bottom=&quot;1440&quot; w:left=&quot;1800&quot; w:header=&quot;720&quot; w:footer=&quot;720&quot; w:gutter=&quot;0&quot;/&gt;&lt;w:cols w:space=&quot;720&quot;/&gt;&lt;/w:sectPr&gt;&lt;/wx:sect&gt;&lt;/w:body&gt;&lt;/w:wordDocument&gt;">
            <v:imagedata r:id="rId36" o:title="" chromakey="white"/>
          </v:shape>
        </w:pict>
      </w:r>
    </w:p>
    <w:p w14:paraId="4A7A31DE" w14:textId="77777777" w:rsidR="00C23542" w:rsidRDefault="003A1FA5" w:rsidP="0033159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其中，基于百分位数对</w:t>
      </w:r>
      <w:r w:rsidR="00904EEF">
        <w:rPr>
          <w:rFonts w:ascii="Times New Roman" w:eastAsia="宋体" w:hAnsi="Times New Roman" w:hint="eastAsia"/>
          <w:kern w:val="0"/>
          <w:sz w:val="24"/>
          <w:szCs w:val="24"/>
        </w:rPr>
        <w:t>阈值</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2F173C3B">
          <v:shape id="_x0000_i1056" type="#_x0000_t75" alt="" style="width:8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7E53B5&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7E53B5&quot; wsp:rsidRDefault=&quot;007E53B5&quot; wsp:rsidP=&quot;007E53B5&quot;&gt;&lt;m:oMathPara&gt;&lt;m:oMath&gt;&lt;m:r&gt;&lt;w:rPr&gt;&lt;w:rFonts w:ascii=&quot;Cambria Math&quot; w:fareast=&quot;瀹浣&quot; w:h-ansi=&quot;Cambria Math&quot;/&gt;&lt;wx:font wx:val=&quot;Cambria Math&quot;/&gt;&lt;w:i/&gt;&lt;w:kern w:w:vadol=cPcPr&gt;&quot;0&quot;/&gt;&lt;w:sz w:val=&quot;24&quot;/&gt;&lt;w:sz-cs w:val=&quot;24&quot;/&gt;&lt;/w:rPr&gt;&lt;m:t&gt;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7"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529620E2">
          <v:shape id="_x0000_i1055" type="#_x0000_t75" alt="" style="width:8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7E53B5&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7E53B5&quot; wsp:rsidRDefault=&quot;007E53B5&quot; wsp:rsidP=&quot;007E53B5&quot;&gt;&lt;m:oMathPara&gt;&lt;m:oMath&gt;&lt;m:r&gt;&lt;w:rPr&gt;&lt;w:rFonts w:ascii=&quot;Cambria Math&quot; w:fareast=&quot;瀹浣&quot; w:h-ansi=&quot;Cambria Math&quot;/&gt;&lt;wx:font wx:val=&quot;Cambria Math&quot;/&gt;&lt;w:i/&gt;&lt;w:kern w:w:vadol=cPcPr&gt;&quot;0&quot;/&gt;&lt;w:sz w:val=&quot;24&quot;/&gt;&lt;w:sz-cs w:val=&quot;24&quot;/&gt;&lt;/w:rPr&gt;&lt;m:t&gt;T&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7" o:title="" chromakey="white"/>
          </v:shape>
        </w:pict>
      </w:r>
      <w:r w:rsidR="00992599" w:rsidRPr="00992599">
        <w:rPr>
          <w:rFonts w:ascii="Times New Roman" w:eastAsia="宋体" w:hAnsi="Times New Roman"/>
          <w:kern w:val="0"/>
          <w:sz w:val="24"/>
          <w:szCs w:val="24"/>
        </w:rPr>
        <w:fldChar w:fldCharType="end"/>
      </w:r>
      <w:r w:rsidR="00904EEF">
        <w:rPr>
          <w:rFonts w:ascii="Times New Roman" w:eastAsia="宋体" w:hAnsi="Times New Roman" w:hint="eastAsia"/>
          <w:kern w:val="0"/>
          <w:sz w:val="24"/>
          <w:szCs w:val="24"/>
        </w:rPr>
        <w:t>进行确定，</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25740380">
          <v:shape id="_x0000_i1054" type="#_x0000_t75" alt="" style="width:8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7189B&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7189B&quot; wsp:rsidRDefault=&quot;0007189B&quot; wsp:rsidP=&quot;0007189B&quot;&gt;&lt;m:oMathPara&gt;&lt;m:oMath&gt;&lt;m:r&gt;&lt;w:rPr&gt;&lt;w:rFonts w:ascii=&quot;Cambria Math&quot; w:fareast=&quot;瀹浣&quot; w:h-ansi=&quot;Cambria Math&quot;/&gt;&lt;wx:font wx:val=&quot;Cambria Math&quot;/&gt;&lt;w:i/&gt;&lt;w:kern w:w:vadol=cPcPr&gt;&quot;0&quot;/&gt;&lt;w:sz w:val=&quot;24&quot;/&gt;&lt;w:sz-cs w:val=&quot;24&quot;/&gt;&lt;/w:rPr&gt;&lt;m:t&gt;X&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8"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2095F7B5">
          <v:shape id="_x0000_i1053" type="#_x0000_t75" alt="" style="width:8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7189B&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7189B&quot; wsp:rsidRDefault=&quot;0007189B&quot; wsp:rsidP=&quot;0007189B&quot;&gt;&lt;m:oMathPara&gt;&lt;m:oMath&gt;&lt;m:r&gt;&lt;w:rPr&gt;&lt;w:rFonts w:ascii=&quot;Cambria Math&quot; w:fareast=&quot;瀹浣&quot; w:h-ansi=&quot;Cambria Math&quot;/&gt;&lt;wx:font wx:val=&quot;Cambria Math&quot;/&gt;&lt;w:i/&gt;&lt;w:kern w:w:vadol=cPcPr&gt;&quot;0&quot;/&gt;&lt;w:sz w:val=&quot;24&quot;/&gt;&lt;w:sz-cs w:val=&quot;24&quot;/&gt;&lt;/w:rPr&gt;&lt;m:t&gt;X&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8" o:title="" chromakey="white"/>
          </v:shape>
        </w:pict>
      </w:r>
      <w:r w:rsidR="00992599" w:rsidRPr="00992599">
        <w:rPr>
          <w:rFonts w:ascii="Times New Roman" w:eastAsia="宋体" w:hAnsi="Times New Roman"/>
          <w:kern w:val="0"/>
          <w:sz w:val="24"/>
          <w:szCs w:val="24"/>
        </w:rPr>
        <w:fldChar w:fldCharType="end"/>
      </w:r>
      <w:r w:rsidR="00904EEF">
        <w:rPr>
          <w:rFonts w:ascii="Times New Roman" w:eastAsia="宋体" w:hAnsi="Times New Roman" w:hint="eastAsia"/>
          <w:kern w:val="0"/>
          <w:sz w:val="24"/>
          <w:szCs w:val="24"/>
        </w:rPr>
        <w:t>为</w:t>
      </w:r>
      <w:r w:rsidR="00B15147">
        <w:rPr>
          <w:rFonts w:ascii="Times New Roman" w:eastAsia="宋体" w:hAnsi="Times New Roman" w:hint="eastAsia"/>
          <w:kern w:val="0"/>
          <w:sz w:val="24"/>
          <w:szCs w:val="24"/>
        </w:rPr>
        <w:t>根据频谱值升序排列的滑动窗</w:t>
      </w:r>
      <w:r w:rsidR="00B15147">
        <w:rPr>
          <w:rFonts w:ascii="Times New Roman" w:eastAsia="宋体" w:hAnsi="Times New Roman" w:hint="eastAsia"/>
          <w:kern w:val="0"/>
          <w:sz w:val="24"/>
          <w:szCs w:val="24"/>
        </w:rPr>
        <w:lastRenderedPageBreak/>
        <w:t>口</w:t>
      </w:r>
      <w:r w:rsidR="00904EEF">
        <w:rPr>
          <w:rFonts w:ascii="Times New Roman" w:eastAsia="宋体" w:hAnsi="Times New Roman" w:hint="eastAsia"/>
          <w:kern w:val="0"/>
          <w:sz w:val="24"/>
          <w:szCs w:val="24"/>
        </w:rPr>
        <w:t>，</w:t>
      </w:r>
      <w:r w:rsidR="00992599" w:rsidRPr="00992599">
        <w:rPr>
          <w:rFonts w:ascii="Times New Roman" w:eastAsia="宋体" w:hAnsi="Times New Roman"/>
          <w:iCs/>
          <w:kern w:val="0"/>
          <w:sz w:val="24"/>
          <w:szCs w:val="24"/>
        </w:rPr>
        <w:fldChar w:fldCharType="begin"/>
      </w:r>
      <w:r w:rsidR="00992599" w:rsidRPr="00992599">
        <w:rPr>
          <w:rFonts w:ascii="Times New Roman" w:eastAsia="宋体" w:hAnsi="Times New Roman"/>
          <w:iCs/>
          <w:kern w:val="0"/>
          <w:sz w:val="24"/>
          <w:szCs w:val="24"/>
        </w:rPr>
        <w:instrText xml:space="preserve"> QUOTE </w:instrText>
      </w:r>
      <w:r w:rsidR="00FD4A06">
        <w:rPr>
          <w:noProof/>
          <w:position w:val="-8"/>
        </w:rPr>
        <w:pict w14:anchorId="577713B5">
          <v:shape id="_x0000_i1052" type="#_x0000_t75" alt="" style="width: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1B95&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E1B95&quot; wsp:rsidRDefault=&quot;00CE1B95&quot; wsp:rsidP=&quot;00CE1B95&quot;&gt;&lt;m:oMathPara&gt;&lt;m:oMath&gt;&lt;m:r&gt;&lt;w:rPr&gt;&lt;w:rFonts w:ascii=&quot;Cambria Math&quot; w:fareast=&quot;瀹浣&quot; w:h-ansi=&quot;Cambria Math&quot;/&gt;&lt;wx:font wx:val=&quot;Cambria Math&quot;/&gt;&lt;w:i/&gt;&lt;w:kern w:w:vadol=cPcPr&gt;&quot;0&quot;/&gt;&lt;w:sz w:val=&quot;24&quot;/&gt;&lt;w:sz-cs w:val=&quot;24&quot;/&gt;&lt;/w:rPr&gt;&lt;m:t&gt;N&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8" o:title="" chromakey="white"/>
          </v:shape>
        </w:pict>
      </w:r>
      <w:r w:rsidR="00992599" w:rsidRPr="00992599">
        <w:rPr>
          <w:rFonts w:ascii="Times New Roman" w:eastAsia="宋体" w:hAnsi="Times New Roman"/>
          <w:iCs/>
          <w:kern w:val="0"/>
          <w:sz w:val="24"/>
          <w:szCs w:val="24"/>
        </w:rPr>
        <w:instrText xml:space="preserve"> </w:instrText>
      </w:r>
      <w:r w:rsidR="00992599" w:rsidRPr="00992599">
        <w:rPr>
          <w:rFonts w:ascii="Times New Roman" w:eastAsia="宋体" w:hAnsi="Times New Roman"/>
          <w:iCs/>
          <w:kern w:val="0"/>
          <w:sz w:val="24"/>
          <w:szCs w:val="24"/>
        </w:rPr>
        <w:fldChar w:fldCharType="separate"/>
      </w:r>
      <w:r w:rsidR="00FD4A06">
        <w:rPr>
          <w:noProof/>
          <w:position w:val="-8"/>
        </w:rPr>
        <w:pict w14:anchorId="133B0CE0">
          <v:shape id="_x0000_i1051" type="#_x0000_t75" alt="" style="width:9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1B95&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E1B95&quot; wsp:rsidRDefault=&quot;00CE1B95&quot; wsp:rsidP=&quot;00CE1B95&quot;&gt;&lt;m:oMathPara&gt;&lt;m:oMath&gt;&lt;m:r&gt;&lt;w:rPr&gt;&lt;w:rFonts w:ascii=&quot;Cambria Math&quot; w:fareast=&quot;瀹浣&quot; w:h-ansi=&quot;Cambria Math&quot;/&gt;&lt;wx:font wx:val=&quot;Cambria Math&quot;/&gt;&lt;w:i/&gt;&lt;w:kern w:w:vadol=cPcPr&gt;&quot;0&quot;/&gt;&lt;w:sz w:val=&quot;24&quot;/&gt;&lt;w:sz-cs w:val=&quot;24&quot;/&gt;&lt;/w:rPr&gt;&lt;m:t&gt;N&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8" o:title="" chromakey="white"/>
          </v:shape>
        </w:pict>
      </w:r>
      <w:r w:rsidR="00992599" w:rsidRPr="00992599">
        <w:rPr>
          <w:rFonts w:ascii="Times New Roman" w:eastAsia="宋体" w:hAnsi="Times New Roman"/>
          <w:iCs/>
          <w:kern w:val="0"/>
          <w:sz w:val="24"/>
          <w:szCs w:val="24"/>
        </w:rPr>
        <w:fldChar w:fldCharType="end"/>
      </w:r>
      <w:r w:rsidR="00904EEF">
        <w:rPr>
          <w:rFonts w:ascii="Times New Roman" w:eastAsia="宋体" w:hAnsi="Times New Roman" w:hint="eastAsia"/>
          <w:iCs/>
          <w:kern w:val="0"/>
          <w:sz w:val="24"/>
          <w:szCs w:val="24"/>
        </w:rPr>
        <w:t>为序列中所有元素的个数，</w:t>
      </w:r>
      <w:r w:rsidR="00992599" w:rsidRPr="00992599">
        <w:rPr>
          <w:rFonts w:ascii="Times New Roman" w:eastAsia="宋体" w:hAnsi="Times New Roman"/>
          <w:iCs/>
          <w:kern w:val="0"/>
          <w:sz w:val="24"/>
          <w:szCs w:val="24"/>
        </w:rPr>
        <w:fldChar w:fldCharType="begin"/>
      </w:r>
      <w:r w:rsidR="00992599" w:rsidRPr="00992599">
        <w:rPr>
          <w:rFonts w:ascii="Times New Roman" w:eastAsia="宋体" w:hAnsi="Times New Roman"/>
          <w:iCs/>
          <w:kern w:val="0"/>
          <w:sz w:val="24"/>
          <w:szCs w:val="24"/>
        </w:rPr>
        <w:instrText xml:space="preserve"> QUOTE </w:instrText>
      </w:r>
      <w:r w:rsidR="00FD4A06">
        <w:rPr>
          <w:noProof/>
          <w:position w:val="-8"/>
        </w:rPr>
        <w:pict w14:anchorId="517BCCB7">
          <v:shape id="_x0000_i1050" type="#_x0000_t75" alt="" style="width:15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64C8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E64C81&quot; wsp:rsidRDefault=&quot;00E64C81&quot; wsp:rsidP=&quot;00E64C81&quot;&gt;&lt;m:oMathPara&gt;&lt;m:oMath&gt;&lt;m:sSub&gt;&lt;m:sSubPr&gt;&lt;m:ctrlPr&gt;&lt;w:rPr&gt;&lt;w:rFonts w:ascii=&quot;Cambria Math&quot; w:fareast=&quot;瀹浣&quot; w:h-ansi=&quot;Cambria Math&quot;/&gt;&lt;wx:font wx:val=&quot;Cambria w:MadothcPcPr&gt;&quot;/&gt;&lt;w:i/&gt;&lt;w:i-cs/&gt;&lt;w:kern w:val=&quot;0&quot;/&gt;&lt;w:sz w:val=&quot;24&quot;/&gt;&lt;w:sz-cs w:val=&quot;24&quot;/&gt;&lt;/w:rPr&gt;&lt;/m:ctrlPr&gt;&lt;/m:sSubPr&gt;&lt;m:e&gt;&lt;m:r&gt;&lt;w:rPr&gt;&lt;w:rFonts w:ascii=&quot;Cambria Math&quot; w:fareast=&quot;瀹浣&quot; w:h-ansi=&quot;Cambria Math&quot;/&gt;&lt;wx:font wx:val=&quot;Cambria Math&quot;/&gt;&lt;w:i/&gt;&lt;w:kernw: w:vdoal=&quot;cP0&quot;cPr&gt;/&gt;&lt;w:sz w:val=&quot;24&quot;/&gt;&lt;w:sz-cs w:val=&quot;24&quot;/&gt;&lt;/w:rPr&gt;&lt;m:t&gt;N&lt;/m:t&gt;&lt;/m:r&gt;&lt;/m:e&gt;&lt;m:sub&gt;&lt;m:r&gt;&lt;w:rPr&gt;&lt;w:rFonts w:ascii=&quot;Cambria Math&quot; w:fareast=&quot;瀹浣&quot; w:h-ansi=&quot;Cambria Math&quot;/&gt;&lt;wx:font wx:val=&quot;Cambria Math&quot;/&gt;&lt;w:i/&gt;&lt;w:kern w:val=&quot;0&quot;/&gt;&lt;w:sz w:val=&quot;w:24&quot;/&gt;&lt;dow:sz-ccPs w:cPr&gt;val=&quot;24&quot;/&gt;&lt;/w:rPr&gt;&lt;m:t&gt;0&lt;/m:t&gt;&lt;/m:r&gt;&lt;/m:sub&gt;&lt;/m:sSub&gt;&lt;m:r&gt;&lt;w:rPr&gt;&lt;w:rFonts w:ascii=&quot;Cambria Math&quot; w:fareast=&quot;瀹浣&quot; w:h-ansi=&quot;Cambria Math&quot;/&gt;&lt;wx:font wx:val=&quot;Cambria Math&quot;/&gt;&lt;w:i/&gt;&lt;w:kern w:val=&quot;0&quot;/&gt;&lt;w:sz w:val=&quot;24&quot;/&gt;&lt;w:sz-cs w:val=&quot;w:24&quot;/&gt;&lt;/wdo:rPr&gt;&lt;m:cPt&gt; &lt;/:cPr&g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9" o:title="" chromakey="white"/>
          </v:shape>
        </w:pict>
      </w:r>
      <w:r w:rsidR="00992599" w:rsidRPr="00992599">
        <w:rPr>
          <w:rFonts w:ascii="Times New Roman" w:eastAsia="宋体" w:hAnsi="Times New Roman"/>
          <w:iCs/>
          <w:kern w:val="0"/>
          <w:sz w:val="24"/>
          <w:szCs w:val="24"/>
        </w:rPr>
        <w:instrText xml:space="preserve"> </w:instrText>
      </w:r>
      <w:r w:rsidR="00992599" w:rsidRPr="00992599">
        <w:rPr>
          <w:rFonts w:ascii="Times New Roman" w:eastAsia="宋体" w:hAnsi="Times New Roman"/>
          <w:iCs/>
          <w:kern w:val="0"/>
          <w:sz w:val="24"/>
          <w:szCs w:val="24"/>
        </w:rPr>
        <w:fldChar w:fldCharType="separate"/>
      </w:r>
      <w:r w:rsidR="00FD4A06">
        <w:rPr>
          <w:noProof/>
          <w:position w:val="-8"/>
        </w:rPr>
        <w:pict w14:anchorId="53279050">
          <v:shape id="_x0000_i1049" type="#_x0000_t75" alt="" style="width:15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64C8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E64C81&quot; wsp:rsidRDefault=&quot;00E64C81&quot; wsp:rsidP=&quot;00E64C81&quot;&gt;&lt;m:oMathPara&gt;&lt;m:oMath&gt;&lt;m:sSub&gt;&lt;m:sSubPr&gt;&lt;m:ctrlPr&gt;&lt;w:rPr&gt;&lt;w:rFonts w:ascii=&quot;Cambria Math&quot; w:fareast=&quot;瀹浣&quot; w:h-ansi=&quot;Cambria Math&quot;/&gt;&lt;wx:font wx:val=&quot;Cambria w:MadothcPcPr&gt;&quot;/&gt;&lt;w:i/&gt;&lt;w:i-cs/&gt;&lt;w:kern w:val=&quot;0&quot;/&gt;&lt;w:sz w:val=&quot;24&quot;/&gt;&lt;w:sz-cs w:val=&quot;24&quot;/&gt;&lt;/w:rPr&gt;&lt;/m:ctrlPr&gt;&lt;/m:sSubPr&gt;&lt;m:e&gt;&lt;m:r&gt;&lt;w:rPr&gt;&lt;w:rFonts w:ascii=&quot;Cambria Math&quot; w:fareast=&quot;瀹浣&quot; w:h-ansi=&quot;Cambria Math&quot;/&gt;&lt;wx:font wx:val=&quot;Cambria Math&quot;/&gt;&lt;w:i/&gt;&lt;w:kernw: w:vdoal=&quot;cP0&quot;cPr&gt;/&gt;&lt;w:sz w:val=&quot;24&quot;/&gt;&lt;w:sz-cs w:val=&quot;24&quot;/&gt;&lt;/w:rPr&gt;&lt;m:t&gt;N&lt;/m:t&gt;&lt;/m:r&gt;&lt;/m:e&gt;&lt;m:sub&gt;&lt;m:r&gt;&lt;w:rPr&gt;&lt;w:rFonts w:ascii=&quot;Cambria Math&quot; w:fareast=&quot;瀹浣&quot; w:h-ansi=&quot;Cambria Math&quot;/&gt;&lt;wx:font wx:val=&quot;Cambria Math&quot;/&gt;&lt;w:i/&gt;&lt;w:kern w:val=&quot;0&quot;/&gt;&lt;w:sz w:val=&quot;w:24&quot;/&gt;&lt;dow:sz-ccPs w:cPr&gt;val=&quot;24&quot;/&gt;&lt;/w:rPr&gt;&lt;m:t&gt;0&lt;/m:t&gt;&lt;/m:r&gt;&lt;/m:sub&gt;&lt;/m:sSub&gt;&lt;m:r&gt;&lt;w:rPr&gt;&lt;w:rFonts w:ascii=&quot;Cambria Math&quot; w:fareast=&quot;瀹浣&quot; w:h-ansi=&quot;Cambria Math&quot;/&gt;&lt;wx:font wx:val=&quot;Cambria Math&quot;/&gt;&lt;w:i/&gt;&lt;w:kern w:val=&quot;0&quot;/&gt;&lt;w:sz w:val=&quot;24&quot;/&gt;&lt;w:sz-cs w:val=&quot;w:24&quot;/&gt;&lt;/wdo:rPr&gt;&lt;m:cPt&gt; &lt;/:cPr&g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39" o:title="" chromakey="white"/>
          </v:shape>
        </w:pict>
      </w:r>
      <w:r w:rsidR="00992599" w:rsidRPr="00992599">
        <w:rPr>
          <w:rFonts w:ascii="Times New Roman" w:eastAsia="宋体" w:hAnsi="Times New Roman"/>
          <w:iCs/>
          <w:kern w:val="0"/>
          <w:sz w:val="24"/>
          <w:szCs w:val="24"/>
        </w:rPr>
        <w:fldChar w:fldCharType="end"/>
      </w:r>
      <w:r w:rsidR="00904EEF">
        <w:rPr>
          <w:rFonts w:ascii="Times New Roman" w:eastAsia="宋体" w:hAnsi="Times New Roman" w:hint="eastAsia"/>
          <w:iCs/>
          <w:kern w:val="0"/>
          <w:sz w:val="24"/>
          <w:szCs w:val="24"/>
        </w:rPr>
        <w:t>为</w:t>
      </w:r>
      <w:r w:rsidR="00904EEF" w:rsidRPr="00904EEF">
        <w:rPr>
          <w:rFonts w:ascii="Times New Roman" w:eastAsia="宋体" w:hAnsi="Times New Roman" w:hint="eastAsia"/>
          <w:iCs/>
          <w:kern w:val="0"/>
          <w:sz w:val="24"/>
          <w:szCs w:val="24"/>
        </w:rPr>
        <w:t>序列中标签为</w:t>
      </w:r>
      <w:r w:rsidR="00904EEF">
        <w:rPr>
          <w:rFonts w:ascii="Times New Roman" w:eastAsia="宋体" w:hAnsi="Times New Roman" w:hint="eastAsia"/>
          <w:iCs/>
          <w:kern w:val="0"/>
          <w:sz w:val="24"/>
          <w:szCs w:val="24"/>
        </w:rPr>
        <w:t>0</w:t>
      </w:r>
      <w:r w:rsidR="00904EEF" w:rsidRPr="00904EEF">
        <w:rPr>
          <w:rFonts w:ascii="Times New Roman" w:eastAsia="宋体" w:hAnsi="Times New Roman" w:hint="eastAsia"/>
          <w:iCs/>
          <w:kern w:val="0"/>
          <w:sz w:val="24"/>
          <w:szCs w:val="24"/>
        </w:rPr>
        <w:t>的元素个数</w:t>
      </w:r>
      <w:r w:rsidR="00C23542">
        <w:rPr>
          <w:rFonts w:ascii="Times New Roman" w:eastAsia="宋体" w:hAnsi="Times New Roman" w:hint="eastAsia"/>
          <w:iCs/>
          <w:kern w:val="0"/>
          <w:sz w:val="24"/>
          <w:szCs w:val="24"/>
        </w:rPr>
        <w:t>。</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6AA2D03F">
          <v:shape id="_x0000_i1048" type="#_x0000_t75" alt="" style="width:47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101D&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5101D&quot; wsp:rsidRDefault=&quot;0065101D&quot; wsp:rsidP=&quot;0065101D&quot;&gt;&lt;m:oMathPara&gt;&lt;m:oMath&gt;&lt;m:r&gt;&lt;w:rPr&gt;&lt;w:rFonts w:ascii=&quot;Cambria Math&quot; w:fareast=&quot;瀹浣&quot; w:h-ansi=&quot;Cambria Math&quot;/&gt;&lt;wx:font wx:val=&quot;Cambria Math&quot;/&gt;&lt;w:i/&gt;&lt;w:kern w:w:vadol=cPcPr&gt;&quot;0&quot;/&gt;&lt;w:sz w:val=&quot;24&quot;/&gt;&lt;w:sz-cs w:val=&quot;24&quot;/&gt;&lt;/w:rPr&gt;&lt;m:t&gt;L&lt;/m:t&gt;&lt;/m:r&gt;&lt;m:r&gt;&lt;w:rPr&gt;&lt;w:rFonts w:ascii=&quot;Cambria Math&quot; w:fareast=&quot;瀹浣&quot; w:h-ansi=&quot;Cambria Math&quot; w:hint=&quot;fareast&quot;/&gt;&lt;wx:font wx:val=&quot;Cambria Math&quot;/&gt;&lt;w:i/&gt;&lt;w:kern w:val=&quot;0&quot;/&gt;&lt;w:sz w:val=w:&quot;24&quot;do/&gt;&lt;wcP:scPr&gt;z-cs w:val=&quot;24&quot;/&gt;&lt;/w:rPr&gt;&lt;m:t&gt;abel&lt;/m:t&gt;&lt;/m:r&gt;&lt;m:d&gt;&lt;m:dPr&gt;&lt;m:ctrlPr&gt;&lt;w:rPr&gt;&lt;w:rFonts w:ascii=&quot;Cambria Math&quot; w:fareast=&quot;瀹浣&quot; w:h-ansi=&quot;Cambria Math&quot;/&gt;&lt;wx:font wx:val=&quot;Cambria Math&quot;/&gt;&lt;w:i/&gt;&lt;w:kern w:val=&quot;0&quot;/&gt;&lt;w:sz w:val=&quot;24&quot;/&gt;&lt;w:sz-cs w:vw:al=&quot;24do&quot;/&gt;&lt;/wcP:rPrcPr&gt;&gt;&lt;/m:ctrlPr&gt;&lt;/m:dPr&gt;&lt;m:e&gt;&lt;m:r&gt;&lt;w:rPr&gt;&lt;w:rFonts w:ascii=&quot;Cambria Math&quot; w:fareast=&quot;瀹浣&quot; w:h-ansi=&quot;Cambria Math&quot;/&gt;&lt;wx:font wx:val=&quot;Cambria Math&quot;/&gt;&lt;w:i/&gt;&lt;w:kern w:val=&quot;0&quot;/&gt;&lt;w:sz w:val=&quot;24&quot;/&gt;&lt;w:sz-cs w:val=&quot;24&quot;/&gt;&lt;/w:rPr&gt;&lt;m:t&gt;x&lt;/m:t&gt;&lt;/mw::r&gt;&lt;/m:edo&gt;&lt;/m:d&gt;&lt;cP/m:oMacPr&gt;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0"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1F7821EF">
          <v:shape id="_x0000_i1047" type="#_x0000_t75" alt="" style="width:47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101D&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5101D&quot; wsp:rsidRDefault=&quot;0065101D&quot; wsp:rsidP=&quot;0065101D&quot;&gt;&lt;m:oMathPara&gt;&lt;m:oMath&gt;&lt;m:r&gt;&lt;w:rPr&gt;&lt;w:rFonts w:ascii=&quot;Cambria Math&quot; w:fareast=&quot;瀹浣&quot; w:h-ansi=&quot;Cambria Math&quot;/&gt;&lt;wx:font wx:val=&quot;Cambria Math&quot;/&gt;&lt;w:i/&gt;&lt;w:kern w:w:vadol=cPcPr&gt;&quot;0&quot;/&gt;&lt;w:sz w:val=&quot;24&quot;/&gt;&lt;w:sz-cs w:val=&quot;24&quot;/&gt;&lt;/w:rPr&gt;&lt;m:t&gt;L&lt;/m:t&gt;&lt;/m:r&gt;&lt;m:r&gt;&lt;w:rPr&gt;&lt;w:rFonts w:ascii=&quot;Cambria Math&quot; w:fareast=&quot;瀹浣&quot; w:h-ansi=&quot;Cambria Math&quot; w:hint=&quot;fareast&quot;/&gt;&lt;wx:font wx:val=&quot;Cambria Math&quot;/&gt;&lt;w:i/&gt;&lt;w:kern w:val=&quot;0&quot;/&gt;&lt;w:sz w:val=w:&quot;24&quot;do/&gt;&lt;wcP:scPr&gt;z-cs w:val=&quot;24&quot;/&gt;&lt;/w:rPr&gt;&lt;m:t&gt;abel&lt;/m:t&gt;&lt;/m:r&gt;&lt;m:d&gt;&lt;m:dPr&gt;&lt;m:ctrlPr&gt;&lt;w:rPr&gt;&lt;w:rFonts w:ascii=&quot;Cambria Math&quot; w:fareast=&quot;瀹浣&quot; w:h-ansi=&quot;Cambria Math&quot;/&gt;&lt;wx:font wx:val=&quot;Cambria Math&quot;/&gt;&lt;w:i/&gt;&lt;w:kern w:val=&quot;0&quot;/&gt;&lt;w:sz w:val=&quot;24&quot;/&gt;&lt;w:sz-cs w:vw:al=&quot;24do&quot;/&gt;&lt;/wcP:rPrcPr&gt;&gt;&lt;/m:ctrlPr&gt;&lt;/m:dPr&gt;&lt;m:e&gt;&lt;m:r&gt;&lt;w:rPr&gt;&lt;w:rFonts w:ascii=&quot;Cambria Math&quot; w:fareast=&quot;瀹浣&quot; w:h-ansi=&quot;Cambria Math&quot;/&gt;&lt;wx:font wx:val=&quot;Cambria Math&quot;/&gt;&lt;w:i/&gt;&lt;w:kern w:val=&quot;0&quot;/&gt;&lt;w:sz w:val=&quot;24&quot;/&gt;&lt;w:sz-cs w:val=&quot;24&quot;/&gt;&lt;/w:rPr&gt;&lt;m:t&gt;x&lt;/m:t&gt;&lt;/mw::r&gt;&lt;/m:edo&gt;&lt;/m:d&gt;&lt;cP/m:oMacPr&gt;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0" o:title="" chromakey="white"/>
          </v:shape>
        </w:pict>
      </w:r>
      <w:r w:rsidR="00992599" w:rsidRPr="00992599">
        <w:rPr>
          <w:rFonts w:ascii="Times New Roman" w:eastAsia="宋体" w:hAnsi="Times New Roman"/>
          <w:kern w:val="0"/>
          <w:sz w:val="24"/>
          <w:szCs w:val="24"/>
        </w:rPr>
        <w:fldChar w:fldCharType="end"/>
      </w:r>
      <w:r w:rsidR="00331596">
        <w:rPr>
          <w:rFonts w:ascii="Times New Roman" w:eastAsia="宋体" w:hAnsi="Times New Roman" w:hint="eastAsia"/>
          <w:kern w:val="0"/>
          <w:sz w:val="24"/>
          <w:szCs w:val="24"/>
        </w:rPr>
        <w:t>为滑动窗口</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440A41BE">
          <v:shape id="_x0000_i1046" type="#_x0000_t75" alt="" style="width:7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04C4D&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304C4D&quot; wsp:rsidRDefault=&quot;00304C4D&quot; wsp:rsidP=&quot;00304C4D&quot;&gt;&lt;m:oMathPara&gt;&lt;m:oMath&gt;&lt;m:r&gt;&lt;w:rPr&gt;&lt;w:rFonts w:ascii=&quot;Cambria Math&quot; w:fareast=&quot;瀹浣&quot; w:h-ansi=&quot;Cambria Math&quot;/&gt;&lt;wx:font wx:val=&quot;Cambria Math&quot;/&gt;&lt;w:i/&gt;&lt;w:kern w:w:vadol=cPcPr&gt;&quot;0&quot;/&gt;&lt;w:sz w:val=&quot;24&quot;/&gt;&lt;w:sz-cs w:val=&quot;24&quot;/&gt;&lt;/w:rPr&gt;&lt;m:t&gt;x&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1"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62849632">
          <v:shape id="_x0000_i1045" type="#_x0000_t75" alt="" style="width:7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04C4D&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304C4D&quot; wsp:rsidRDefault=&quot;00304C4D&quot; wsp:rsidP=&quot;00304C4D&quot;&gt;&lt;m:oMathPara&gt;&lt;m:oMath&gt;&lt;m:r&gt;&lt;w:rPr&gt;&lt;w:rFonts w:ascii=&quot;Cambria Math&quot; w:fareast=&quot;瀹浣&quot; w:h-ansi=&quot;Cambria Math&quot;/&gt;&lt;wx:font wx:val=&quot;Cambria Math&quot;/&gt;&lt;w:i/&gt;&lt;w:kern w:w:vadol=cPcPr&gt;&quot;0&quot;/&gt;&lt;w:sz w:val=&quot;24&quot;/&gt;&lt;w:sz-cs w:val=&quot;24&quot;/&gt;&lt;/w:rPr&gt;&lt;m:t&gt;x&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41" o:title="" chromakey="white"/>
          </v:shape>
        </w:pict>
      </w:r>
      <w:r w:rsidR="00992599" w:rsidRPr="00992599">
        <w:rPr>
          <w:rFonts w:ascii="Times New Roman" w:eastAsia="宋体" w:hAnsi="Times New Roman"/>
          <w:kern w:val="0"/>
          <w:sz w:val="24"/>
          <w:szCs w:val="24"/>
        </w:rPr>
        <w:fldChar w:fldCharType="end"/>
      </w:r>
      <w:r w:rsidR="00331596">
        <w:rPr>
          <w:rFonts w:ascii="Times New Roman" w:eastAsia="宋体" w:hAnsi="Times New Roman" w:hint="eastAsia"/>
          <w:kern w:val="0"/>
          <w:sz w:val="24"/>
          <w:szCs w:val="24"/>
        </w:rPr>
        <w:t>对应的标签。</w:t>
      </w:r>
      <w:r w:rsidR="005A3619">
        <w:rPr>
          <w:rFonts w:ascii="Times New Roman" w:eastAsia="宋体" w:hAnsi="Times New Roman" w:hint="eastAsia"/>
          <w:kern w:val="0"/>
          <w:sz w:val="24"/>
          <w:szCs w:val="24"/>
        </w:rPr>
        <w:t>滑动窗口频谱值小于阈值则标签为</w:t>
      </w:r>
      <w:r w:rsidR="005A3619">
        <w:rPr>
          <w:rFonts w:ascii="Times New Roman" w:eastAsia="宋体" w:hAnsi="Times New Roman" w:hint="eastAsia"/>
          <w:kern w:val="0"/>
          <w:sz w:val="24"/>
          <w:szCs w:val="24"/>
        </w:rPr>
        <w:t>0</w:t>
      </w:r>
      <w:r w:rsidR="005A3619">
        <w:rPr>
          <w:rFonts w:ascii="Times New Roman" w:eastAsia="宋体" w:hAnsi="Times New Roman" w:hint="eastAsia"/>
          <w:kern w:val="0"/>
          <w:sz w:val="24"/>
          <w:szCs w:val="24"/>
        </w:rPr>
        <w:t>，代表正常流量；大于频谱值则标签为</w:t>
      </w:r>
      <w:r w:rsidR="005A3619">
        <w:rPr>
          <w:rFonts w:ascii="Times New Roman" w:eastAsia="宋体" w:hAnsi="Times New Roman" w:hint="eastAsia"/>
          <w:kern w:val="0"/>
          <w:sz w:val="24"/>
          <w:szCs w:val="24"/>
        </w:rPr>
        <w:t>1</w:t>
      </w:r>
      <w:r w:rsidR="005A3619">
        <w:rPr>
          <w:rFonts w:ascii="Times New Roman" w:eastAsia="宋体" w:hAnsi="Times New Roman" w:hint="eastAsia"/>
          <w:kern w:val="0"/>
          <w:sz w:val="24"/>
          <w:szCs w:val="24"/>
        </w:rPr>
        <w:t>，代表异常流量。</w:t>
      </w:r>
    </w:p>
    <w:p w14:paraId="4CD7E498" w14:textId="77777777" w:rsidR="003A1FA5" w:rsidRDefault="001446BC" w:rsidP="00D73E83">
      <w:pPr>
        <w:spacing w:line="360" w:lineRule="auto"/>
        <w:ind w:firstLineChars="200" w:firstLine="480"/>
        <w:rPr>
          <w:rFonts w:ascii="Times New Roman" w:eastAsia="宋体" w:hAnsi="Times New Roman"/>
          <w:kern w:val="0"/>
          <w:sz w:val="24"/>
          <w:szCs w:val="24"/>
        </w:rPr>
      </w:pPr>
      <w:r w:rsidRPr="001446BC">
        <w:rPr>
          <w:rFonts w:ascii="Times New Roman" w:eastAsia="宋体" w:hAnsi="Times New Roman" w:hint="eastAsia"/>
          <w:kern w:val="0"/>
          <w:sz w:val="24"/>
          <w:szCs w:val="24"/>
        </w:rPr>
        <w:t>对于</w:t>
      </w:r>
      <w:r>
        <w:rPr>
          <w:rFonts w:ascii="Times New Roman" w:eastAsia="宋体" w:hAnsi="Times New Roman" w:hint="eastAsia"/>
          <w:kern w:val="0"/>
          <w:sz w:val="24"/>
          <w:szCs w:val="24"/>
        </w:rPr>
        <w:t>攻击</w:t>
      </w:r>
      <w:r w:rsidR="008C33A7">
        <w:rPr>
          <w:rFonts w:ascii="Times New Roman" w:eastAsia="宋体" w:hAnsi="Times New Roman" w:hint="eastAsia"/>
          <w:kern w:val="0"/>
          <w:sz w:val="24"/>
          <w:szCs w:val="24"/>
        </w:rPr>
        <w:t>类型</w:t>
      </w:r>
      <w:r>
        <w:rPr>
          <w:rFonts w:ascii="Times New Roman" w:eastAsia="宋体" w:hAnsi="Times New Roman" w:hint="eastAsia"/>
          <w:kern w:val="0"/>
          <w:sz w:val="24"/>
          <w:szCs w:val="24"/>
        </w:rPr>
        <w:t>识别任务</w:t>
      </w:r>
      <w:r w:rsidRPr="001446BC">
        <w:rPr>
          <w:rFonts w:ascii="Times New Roman" w:eastAsia="宋体" w:hAnsi="Times New Roman" w:hint="eastAsia"/>
          <w:kern w:val="0"/>
          <w:sz w:val="24"/>
          <w:szCs w:val="24"/>
        </w:rPr>
        <w:t>，采用回归模型对攻击频谱进行比对，具体过程包括频谱生成、相似度计算以及类型分类。首先，利用回归模型生成攻击频谱，然后通过计算模型输出频谱与真实攻击标签频谱的相似度来评估模型的攻击</w:t>
      </w:r>
      <w:r w:rsidR="008C33A7">
        <w:rPr>
          <w:rFonts w:ascii="Times New Roman" w:eastAsia="宋体" w:hAnsi="Times New Roman" w:hint="eastAsia"/>
          <w:kern w:val="0"/>
          <w:sz w:val="24"/>
          <w:szCs w:val="24"/>
        </w:rPr>
        <w:t>类型</w:t>
      </w:r>
      <w:r w:rsidRPr="001446BC">
        <w:rPr>
          <w:rFonts w:ascii="Times New Roman" w:eastAsia="宋体" w:hAnsi="Times New Roman" w:hint="eastAsia"/>
          <w:kern w:val="0"/>
          <w:sz w:val="24"/>
          <w:szCs w:val="24"/>
        </w:rPr>
        <w:t>识别性能。相似度度量使用余弦相似度</w:t>
      </w:r>
      <w:r w:rsidR="000B33FA">
        <w:rPr>
          <w:rFonts w:ascii="Times New Roman" w:eastAsia="宋体" w:hAnsi="Times New Roman"/>
          <w:kern w:val="0"/>
          <w:sz w:val="24"/>
          <w:szCs w:val="24"/>
        </w:rPr>
        <w:fldChar w:fldCharType="begin"/>
      </w:r>
      <w:r w:rsidR="000B33FA">
        <w:rPr>
          <w:rFonts w:ascii="Times New Roman" w:eastAsia="宋体" w:hAnsi="Times New Roman"/>
          <w:kern w:val="0"/>
          <w:sz w:val="24"/>
          <w:szCs w:val="24"/>
        </w:rPr>
        <w:instrText xml:space="preserve"> </w:instrText>
      </w:r>
      <w:r w:rsidR="000B33FA">
        <w:rPr>
          <w:rFonts w:ascii="Times New Roman" w:eastAsia="宋体" w:hAnsi="Times New Roman" w:hint="eastAsia"/>
          <w:kern w:val="0"/>
          <w:sz w:val="24"/>
          <w:szCs w:val="24"/>
        </w:rPr>
        <w:instrText>REF _Ref179387229 \r \h</w:instrText>
      </w:r>
      <w:r w:rsidR="000B33FA">
        <w:rPr>
          <w:rFonts w:ascii="Times New Roman" w:eastAsia="宋体" w:hAnsi="Times New Roman"/>
          <w:kern w:val="0"/>
          <w:sz w:val="24"/>
          <w:szCs w:val="24"/>
        </w:rPr>
        <w:instrText xml:space="preserve"> </w:instrText>
      </w:r>
      <w:r w:rsidR="000B33FA">
        <w:rPr>
          <w:rFonts w:ascii="Times New Roman" w:eastAsia="宋体" w:hAnsi="Times New Roman"/>
          <w:kern w:val="0"/>
          <w:sz w:val="24"/>
          <w:szCs w:val="24"/>
        </w:rPr>
      </w:r>
      <w:r w:rsidR="000B33FA">
        <w:rPr>
          <w:rFonts w:ascii="Times New Roman" w:eastAsia="宋体" w:hAnsi="Times New Roman"/>
          <w:kern w:val="0"/>
          <w:sz w:val="24"/>
          <w:szCs w:val="24"/>
        </w:rPr>
        <w:fldChar w:fldCharType="separate"/>
      </w:r>
      <w:r w:rsidR="000B33FA">
        <w:rPr>
          <w:rFonts w:ascii="Times New Roman" w:eastAsia="宋体" w:hAnsi="Times New Roman"/>
          <w:kern w:val="0"/>
          <w:sz w:val="24"/>
          <w:szCs w:val="24"/>
        </w:rPr>
        <w:t>[22]</w:t>
      </w:r>
      <w:r w:rsidR="000B33FA">
        <w:rPr>
          <w:rFonts w:ascii="Times New Roman" w:eastAsia="宋体" w:hAnsi="Times New Roman"/>
          <w:kern w:val="0"/>
          <w:sz w:val="24"/>
          <w:szCs w:val="24"/>
        </w:rPr>
        <w:fldChar w:fldCharType="end"/>
      </w:r>
      <w:r w:rsidRPr="001446BC">
        <w:rPr>
          <w:rFonts w:ascii="Times New Roman" w:eastAsia="宋体" w:hAnsi="Times New Roman" w:hint="eastAsia"/>
          <w:kern w:val="0"/>
          <w:sz w:val="24"/>
          <w:szCs w:val="24"/>
        </w:rPr>
        <w:t>，以度量预测频谱和真实频谱之间的匹配程度，</w:t>
      </w:r>
      <w:r w:rsidR="00D73E83">
        <w:rPr>
          <w:rFonts w:ascii="Times New Roman" w:eastAsia="宋体" w:hAnsi="Times New Roman" w:hint="eastAsia"/>
          <w:kern w:val="0"/>
          <w:sz w:val="24"/>
          <w:szCs w:val="24"/>
        </w:rPr>
        <w:t>得到对应的攻击类型，</w:t>
      </w:r>
      <w:r w:rsidRPr="001446BC">
        <w:rPr>
          <w:rFonts w:ascii="Times New Roman" w:eastAsia="宋体" w:hAnsi="Times New Roman" w:hint="eastAsia"/>
          <w:kern w:val="0"/>
          <w:sz w:val="24"/>
          <w:szCs w:val="24"/>
        </w:rPr>
        <w:t>公式如下：</w:t>
      </w:r>
      <w:r w:rsidR="00D73E83">
        <w:rPr>
          <w:rFonts w:ascii="Times New Roman" w:eastAsia="宋体" w:hAnsi="Times New Roman"/>
          <w:kern w:val="0"/>
          <w:sz w:val="24"/>
          <w:szCs w:val="24"/>
        </w:rPr>
        <w:t xml:space="preserve"> </w:t>
      </w:r>
    </w:p>
    <w:p w14:paraId="116977FC" w14:textId="77777777" w:rsidR="00636E56" w:rsidRPr="003A1FA5" w:rsidRDefault="00FD4A06" w:rsidP="003A1FA5">
      <w:pPr>
        <w:spacing w:line="360" w:lineRule="auto"/>
        <w:ind w:firstLineChars="200" w:firstLine="420"/>
        <w:rPr>
          <w:rFonts w:ascii="Times New Roman" w:eastAsia="宋体" w:hAnsi="Times New Roman"/>
          <w:kern w:val="0"/>
          <w:sz w:val="24"/>
          <w:szCs w:val="24"/>
        </w:rPr>
      </w:pPr>
      <w:r>
        <w:rPr>
          <w:noProof/>
        </w:rPr>
        <w:pict w14:anchorId="5EA99668">
          <v:shape id="_x0000_i1044" type="#_x0000_t75" alt="" style="width:149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64CA1&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4CA1&quot; wsp:rsidRPr=&quot;00864CA1&quot; wsp:rsidRDefault=&quot;00864CA1&quot; wsp:rsidP=&quot;00864CA1&quot;&gt;&lt;m:oMathPara&gt;&lt;m:oMath&gt;&lt;m:sSup&gt;&lt;m:sSupPr&gt;&lt;m:ctrlPr&gt;&lt;w:rPr&gt;&lt;w:rFonts w:ascii=&quot;Cambria Math&quot; w:fareast=&quot;瀹浣&quot; w:h-ansi=&quot;Cambria Math&quot;/&gt;&lt;ww:x:dofocPcPr&gt;nt wx:val=&quot;Cambria Math&quot;/&gt;&lt;w:kern w:val=&quot;0&quot;/&gt;&lt;w:sz w:val=&quot;24&quot;/&gt;&lt;w:sz-cs w:val=&quot;24&quot;/&gt;&lt;/w:rPr&gt;&lt;/m:ctrlPr&gt;&lt;/m:sSupPr&gt;&lt;m:e&gt;&lt;m:r&gt;&lt;w:rPr&gt;&lt;w:rFonts w:ascii=&quot;Cambria Math&quot; w:fareast=&quot;瀹浣&quot; w:h-ansi=&quot;Cambria Math&quot;/&gt;&lt;wx:font wx:val=&quot;Cambria Math&quot;/&gt;&lt;w:i/w:&gt;&lt;w:dokerncP wcPr&gt;:val=&quot;0&quot;/&gt;&lt;w:sz w:val=&quot;24&quot;/&gt;&lt;w:sz-cs w:val=&quot;24&quot;/&gt;&lt;/w:rPr&gt;&lt;m:t&gt;c&lt;/m:t&gt;&lt;/m:r&gt;&lt;/m:e&gt;&lt;m:sup&gt;&lt;m:r&gt;&lt;w:rPr&gt;&lt;w:rFonts w:ascii=&quot;Cambria Math&quot; w:fareast=&quot;瀹浣&quot; w:h-ansi=&quot;Cambria Math&quot;/&gt;&lt;wx:font wx:val=&quot;Cambria Math&quot;/&gt;&lt;w:i/&gt;&lt;w:kern w:val=&quot;0&quot;/&gt;&lt;w:szw: w:valdo=&quot;24&quot;/cP&gt;&lt;w:cPr&gt;sz-cs w:val=&quot;24&quot;/&gt;&lt;/w:rPr&gt;&lt;m:t&gt;*&lt;/m:t&gt;&lt;/m:r&gt;&lt;/m:sup&gt;&lt;/m:sSup&gt;&lt;m:r&gt;&lt;w:rPr&gt;&lt;w:rFonts w:ascii=&quot;Cambria Math&quot; w:fareast=&quot;瀹浣&quot; w:h-ansi=&quot;Cambria Math&quot;/&gt;&lt;wx:font wx:val=&quot;Cambria Math&quot;/&gt;&lt;w:i/&gt;&lt;w:kern w:val=&quot;0&quot;/&gt;&lt;w:sz w:val=&quot;24&quot;/&gt;&lt;w:sz-csw: w:val=&quot;do24&quot;/&gt;&lt;/wcP:rPr&gt;&lt;cPr&gt;m:t&gt;=&lt;/m:t&gt;&lt;/m:r&gt;&lt;m:sSub&gt;&lt;m:sSubPr&gt;&lt;m:ctrlPr&gt;&lt;w:rPr&gt;&lt;w:rFonts w:ascii=&quot;Cambria Math&quot; w:fareast=&quot;瀹浣&quot; w:h-ansi=&quot;Cambria Math&quot;/&gt;&lt;wx:font wx:val=&quot;Cambria Math&quot;/&gt;&lt;w:i/&gt;&lt;w:kern w:val=&quot;0&quot;/&gt;&lt;w:sz w:val=&quot;24&quot;/&gt;&lt;w:sz-cs w:val=&quot;24&quot;/&gt;&lt;/w:w:rPr&gt;&lt;/m:doctrlPr&gt;&lt;/mcP:sSubPr&gt;cPr&gt;&lt;m:e&gt;&lt;m:r&gt;&lt;w:rPr&gt;&lt;w:rFonts w:ascii=&quot;Cambria Math&quot; w:fareast=&quot;瀹浣&quot; w:h-ansi=&quot;Cambria Math&quot; w:hint=&quot;fareast&quot;/&gt;&lt;wx:font wx:val=&quot;Cambria Math&quot;/&gt;&lt;w:i/&gt;&lt;w:kern w:val=&quot;0&quot;/&gt;&lt;w:sz w:val=&quot;24&quot;/&gt;&lt;w:sz-cs w:val=&quot;24&quot;/&gt;&lt;/w:rPr&gt;&lt;m:t&gt;aw:rg&lt;/m:t&gt;&lt;/m:dor&gt;&lt;m:r&gt;&lt;w:rPcPr&gt;&lt;w:rFontcPr&gt;s w:ascii=&quot;Cambria Math&quot; w:fareast=&quot;瀹浣&quot; w:h-ansi=&quot;Cambria Math&quot;/&gt;&lt;wx:font wx:val=&quot;Cambria Math&quot;/&gt;&lt;w:i/&gt;&lt;w:kern w:val=&quot;0&quot;/&gt;&lt;w:sz w:val=&quot;24&quot;/&gt;&lt;w:sz-cs w:val=&quot;24&quot;/&gt;&lt;/w:rPr&gt;&lt;m:t&gt;min&lt;/m:t&gt;&lt;/m:r&gt;&lt;/m:e&gt;&lt;m:sub&gt;&lt;m:r&gt;&lt;w:rw:Pr&gt;&lt;w:rFonts wdo:ascii=&quot;CambricPa Math&quot; w:facPr&gt;reast=&quot;瀹浣&quot; w:h-ansi=&quot;Cambria Math&quot; w:hint=&quot;fareast&quot;/&gt;&lt;wx:font wx:val=&quot;Cambria Math&quot;/&gt;&lt;w:i/&gt;&lt;w:kern w:val=&quot;0&quot;/&gt;&lt;w:sz w:val=&quot;24&quot;/&gt;&lt;w:sz-cs w:val=&quot;24&quot;/&gt;&lt;/w:rPr&gt;&lt;m:t&gt;i&lt;/m:t&gt;&lt;/m:r&gt;&lt;/m:sub&gt;&lt;/m:sSub&gt;&lt;m:r&gt;&lt;w:rPr&gt;&lt;w:w:rFonts w:asciido=&quot;Cambria Math&quot; cPw:fareast=&quot;瀹facPr&gt;浣&quot; w:h-ansi=&quot;Cambria Math&quot;/&gt;&lt;wx:font wx:val=&quot;Cambria Math&quot;/&gt;&lt;w:i/&gt;&lt;w:kern w:val=&quot;0&quot;/&gt;&lt;w:sz w:val=&quot;24&quot;/&gt;&lt;w:sz-cs w:val=&quot;24&quot;/&gt;&lt;/w:rPr&gt;&lt;m:t&gt;(1-&lt;/m:t&gt;&lt;/m:r&gt;&lt;m:f&gt;&lt;m:fPr&gt;&lt;m:ctrlPr&gt;&lt;w:rPr&gt;&lt;w:rFonts w:ascii=w:&quot;Cambria Math&quot; w:fdoareast=&quot;瀹浣&quot; w:h-&quot; cPansi=&quot;Cambria MafacPr&gt;th&quot;/&gt;&lt;wx:font wx:val=&quot;Cambria Math&quot;/&gt;&lt;w:kern w:val=&quot;0&quot;/&gt;&lt;w:sz w:val=&quot;24&quot;/&gt;&lt;w:sz-cs w:val=&quot;24&quot;/&gt;&lt;/w:rPr&gt;&lt;/m:ctrlPr&gt;&lt;/m:fPr&gt;&lt;m:num&gt;&lt;m:r&gt;&lt;w:rPr&gt;&lt;w:rFonts w:ascii=&quot;Cambria Math&quot; w:fareast=&quot;瀹浣&quot; i=w:w:h-ansi=&quot;Cambria Ma:fdoth&quot;/&gt;&lt;wx:font wx:val=&quot;cPCambria Math&quot;/&gt;&lt;w:i/cPr&gt;&gt;&lt;w:kern w:val=&quot;0&quot;/&gt;&lt;w:sz w:val=&quot;24&quot;/&gt;&lt;w:sz-cs w:val=&quot;24&quot;/&gt;&lt;/w:rPr&gt;&lt;m:t&gt;y&lt;/m:t&gt;&lt;/m:r&gt;&lt;m:sSub&gt;&lt;m:sSubPr&gt;&lt;m:ctrlPr&gt;&lt;w:rPr&gt;&lt;w:rFonts w:ascii=&quot;Cambria Math&quot; w:fareast=&quot;瀹浣&quot; w:h-ansi=&quot;Camw:bria Math&quot;/&gt;&lt;wx:font wx:doval=&quot;Cambria Math&quot;/&gt;&lt;w:kcPern w:val=&quot;0&quot;/&gt;&lt;w:s:i/cPr&gt;z w:val=&quot;24&quot;/&gt;&lt;w:sz-cs w:val=&quot;24&quot;/&gt;&lt;/w:rPr&gt;&lt;/m:ctrlPr&gt;&lt;/m:sSubPr&gt;&lt;m:e&gt;&lt;m:r&gt;&lt;w:rPr&gt;&lt;w:rFonts w:ascii=&quot;Cambria Math&quot; w:fareast=&quot;瀹浣&quot; w:h-ansi=&quot;Cambria Math&quot;/&gt;&lt;wx:font wx:val=&quot;Camw:bria Math&quot;/&gt;&lt;w:i/&gt;&lt;w:kern dow:val=&quot;0&quot;/&gt;&lt;w:sz w:val=&quot;24cP&quot;/&gt;&lt;w:sz-cs w:val=&quot;24&quot;/&gt;cPr&gt;&lt;/w:rPr&gt;&lt;m:t&gt;x&lt;/m:t&gt;&lt;/m:r&gt;&lt;/m:e&gt;&lt;m:sub&gt;&lt;m:r&gt;&lt;w:rPr&gt;&lt;w:rFonts w:ascii=&quot;Cambria Math&quot; w:fareast=&quot;瀹浣&quot; w:h-ansi=&quot;Cambria Math&quot;/&gt;&lt;wx:font wx:val=&quot;Cambria Math&quot;/&gt;&lt;w:i/&gt;&lt;w:kernw: w:val=&quot;0&quot;/&gt;&lt;w:sz w:val=&quot;24&quot;do/&gt;&lt;w:sz-cs w:val=&quot;24&quot;/&gt;&lt;/w:rcPPr&gt;&lt;m:t&gt;i&lt;/m:t&gt;&lt;/m:r&gt;&lt;/m:scPr&gt;ub&gt;&lt;/m:sSub&gt;&lt;/m:num&gt;&lt;m:den&gt;&lt;m:r&gt;&lt;w:rPr&gt;&lt;w:rFonts w:ascii=&quot;Cambria Math&quot; w:fareast=&quot;瀹浣&quot; w:h-ansi=&quot;Cambria Math&quot;/&gt;&lt;wx:font wx:val=&quot;Cambria Math&quot;/&gt;&lt;w:i/&gt;&lt;w:kern w:valw:=&quot;0&quot;/&gt;&lt;w:sz w:val=&quot;24&quot;/&gt;&lt;w:sz-docs w:val=&quot;24&quot;/&gt;&lt;/w:rPr&gt;&lt;m:t&gt;||cPy||||&lt;/m:t&gt;&lt;/m:r&gt;&lt;m:sSub&gt;&lt;m:cPr&gt;sSubPr&gt;&lt;m:ctrlPr&gt;&lt;w:rPr&gt;&lt;w:rFonts w:ascii=&quot;Cambria Math&quot; w:fareast=&quot;瀹浣&quot; w:h-ansi=&quot;Cambria Math&quot;/&gt;&lt;wx:font wx:val=&quot;Cambria Math&quot;/&gt;&lt;w:kern w:val=&quot;0&quot;/&gt;&lt;w:sz w:vw:al=&quot;24&quot;/&gt;&lt;w:sz-cs w:val=&quot;24&quot;/&gt;&lt;/dow:rPr&gt;&lt;/m:ctrlPr&gt;&lt;/m:sSubPr&gt;&lt;m:ecP&gt;&lt;m:r&gt;&lt;w:rPr&gt;&lt;w:rFonts w:asciicPr&gt;=&quot;Cambria Math&quot; w:fareast=&quot;瀹浣&quot; w:h-ansi=&quot;Cambria Math&quot;/&gt;&lt;wx:font wx:val=&quot;Cambria Math&quot;/&gt;&lt;w:i/&gt;&lt;w:kern w:val=&quot;0&quot;/&gt;&lt;w:sz w:val=&quot;24&quot;/&gt;&lt;w:sz-cs w:val=&quot;24&quot;/w:&gt;&lt;/w:rPr&gt;&lt;m:t&gt;x&lt;/m:t&gt;&lt;/m:r&gt;&lt;/m:e&gt;&lt;dom:sub&gt;&lt;m:r&gt;&lt;w:rPr&gt;&lt;w:rFonts w:ascicPi=&quot;Cambria Math&quot; w:fareast=&quot;瀹ciicPr&gt;&quot; w:h-ansi=&quot;Cambria Math&quot;/&gt;&lt;wx:font wx:val=&quot;Cambria Math&quot;/&gt;&lt;w:i/&gt;&lt;w:kern w:val=&quot;0&quot;/&gt;&lt;w:sz w:val=&quot;24&quot;/&gt;&lt;w:sz-cs w:val=&quot;24&quot;/&gt;&lt;/w:rPr&gt;&lt;m:t&gt;i&lt;/m:t&gt;&lt;/m::r&gt;&lt;/m:sub&gt;&lt;/m:sSub&gt;&lt;m:r&gt;&lt;w:rPr&gt;&lt;w:roFonts w:ascii=&quot;Cambria Math&quot; w:fareaPst=&quot;瀹浣&quot; w:h-ansi=&quot;Cambria Math&quot;iicPr&gt;/&gt;&lt;wx:font wx:val=&quot;Cambria Math&quot;/&gt;&lt;w:i/&gt;&lt;w:kern w:val=&quot;0&quot;/&gt;&lt;w:sz w:val=&quot;24&quot;/&gt;&lt;w:sz-cs w:val=&quot;24&quot;/&gt;&lt;/w:rPr&gt;&lt;m:t&gt;||&lt;/m:t&gt;&lt;/m:r&gt;&lt;/m:den&gt;&lt;/m:f&gt;&lt;m:m:r&gt;&lt;w:rPr&gt;&lt;w:rFonts w:ascii=&quot;Cambria Mroath&quot; w:fareast=&quot;瀹浣&quot; w:h-ansi=&quot;CambrreaPia Math&quot;/&gt;&lt;wx:font wx:val=&quot;Cambria MacPr&gt;th&quot;/&gt;&lt;w:i/&gt;&lt;w:kern w:val=&quot;0&quot;/&gt;&lt;w:sz w:val=&quot;24&quot;/&gt;&lt;w:sz-cs w:val=&quot;24&quot;/&gt;&lt;/w:rPr&gt;&lt;m:t&gt;)&lt;/m:t&gt;&lt;/m:r&gt;&lt;/m:oMath&gt;&lt;/m:oMathPara&gt;&lt;/w:p&gt;&lt;w:sectPrm: wsp:rsidR=&quot;00000000&quot; wsp:rsidRPr=&quot;0086ro4CA1&quot;&gt;&lt;w:pgSz w:w=&quot;12240&quot; w:h=&quot;15840&quot;/&gt;&lt;w:pgMar w:top=&quot;1440&quot; w:right=&quot;1800&quot; w:bottom=&quot;1440&quot; w:left=&quot;1800&quot; w:header=&quot;720&quot; w:footer=&quot;720&quot; w:gutter=&quot;0&quot;/&gt;&lt;w:cols w:space=&quot;720&quot;/&gt;&lt;/w:sectPr&gt;&lt;/wx:sect&gt;&lt;/w:body&gt;&lt;/w:wordDocument&gt;">
            <v:imagedata r:id="rId42" o:title="" chromakey="white"/>
          </v:shape>
        </w:pict>
      </w:r>
    </w:p>
    <w:p w14:paraId="162CAD15" w14:textId="77777777" w:rsidR="00465FCF" w:rsidRDefault="00636E56" w:rsidP="006337D7">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1AE31D7E">
          <v:shape id="_x0000_i1043" type="#_x0000_t75" alt="" style="width:11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06F20D2C">
          <v:shape id="_x0000_i1042" type="#_x0000_t75" alt="" style="width:11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r w:rsidR="00992599"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为攻击类型，</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1F54C492">
          <v:shape id="_x0000_i1041" type="#_x0000_t75" alt="" style="width:7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34C6022D">
          <v:shape id="_x0000_i1040" type="#_x0000_t75" alt="" style="width:7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r w:rsidR="00992599"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表示模型输出的频谱向量，</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2AF38A92">
          <v:shape id="_x0000_i1039" type="#_x0000_t75" alt="" style="width:10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764F6499">
          <v:shape id="_x0000_i1038" type="#_x0000_t75" alt="" style="width:10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00992599"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表示预定义的、对应于第</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7773C224">
          <v:shape id="_x0000_i1037" type="#_x0000_t75" alt="" style="width:4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10550399">
          <v:shape id="_x0000_i1036" type="#_x0000_t75" alt="" style="width:4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00992599"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个攻击类型的频谱向量，</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183A2270">
          <v:shape id="_x0000_i1035" type="#_x0000_t75" alt="" style="width:7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50C6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50C6B&quot; wsp:rsidRDefault=&quot;00950C6B&quot; wsp:rsidP=&quot;00950C6B&quot;&gt;&lt;m:oMathPara&gt;&lt;m:oMath&gt;&lt;m:r&gt;&lt;w:rPr&gt;&lt;w:rFonts w:ascii=&quot;Cambria Math&quot; w:fareast=&quot;瀹浣&quot; w:h-ansi=&quot;Cambria Math&quot;/&gt;&lt;wx:font wx:val=&quot;Cambria Math&quot;/&gt;&lt;w:i/&gt;&lt;w:kern 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2C1D5027">
          <v:shape id="_x0000_i1034" type="#_x0000_t75" alt="" style="width:7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50C6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50C6B&quot; wsp:rsidRDefault=&quot;00950C6B&quot; wsp:rsidP=&quot;00950C6B&quot;&gt;&lt;m:oMathPara&gt;&lt;m:oMath&gt;&lt;m:r&gt;&lt;w:rPr&gt;&lt;w:rFonts w:ascii=&quot;Cambria Math&quot; w:fareast=&quot;瀹浣&quot; w:h-ansi=&quot;Cambria Math&quot;/&gt;&lt;wx:font wx:val=&quot;Cambria Math&quot;/&gt;&lt;w:i/&gt;&lt;w:kern 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r w:rsidR="00992599" w:rsidRPr="00992599">
        <w:rPr>
          <w:rFonts w:ascii="Times New Roman" w:eastAsia="宋体" w:hAnsi="Times New Roman"/>
          <w:kern w:val="0"/>
          <w:sz w:val="24"/>
          <w:szCs w:val="24"/>
        </w:rPr>
        <w:fldChar w:fldCharType="end"/>
      </w:r>
      <w:r w:rsidR="00C23542">
        <w:rPr>
          <w:rFonts w:ascii="Times New Roman" w:eastAsia="宋体" w:hAnsi="Times New Roman" w:hint="eastAsia"/>
          <w:kern w:val="0"/>
          <w:sz w:val="24"/>
          <w:szCs w:val="24"/>
        </w:rPr>
        <w:t>与</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46569E0B">
          <v:shape id="_x0000_i1033" type="#_x0000_t75" alt="" style="width:10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0606&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B10606&quot; wsp:rsidRDefault=&quot;00B10606&quot; wsp:rsidP=&quot;00B10606&quot;&gt;&lt;m:oMathPara&gt;&lt;m:oMath&gt;&lt;m:sSub&gt;&lt;m:sSubPr&gt;&lt;m:ctrlPr&gt;&lt;w:rPr&gt;&lt;w:rFonts w:ascii=&quot;Cambria Math&quot; w:fareast=&quot;瀹浣&quot; w:h-ansi=&quot;Cambria Math&quot;/&gt;&lt;wx:font wx:val=&quot;Cambri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507C713F">
          <v:shape id="_x0000_i1032" type="#_x0000_t75" alt="" style="width:10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0606&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B10606&quot; wsp:rsidRDefault=&quot;00B10606&quot; wsp:rsidP=&quot;00B10606&quot;&gt;&lt;m:oMathPara&gt;&lt;m:oMath&gt;&lt;m:sSub&gt;&lt;m:sSubPr&gt;&lt;m:ctrlPr&gt;&lt;w:rPr&gt;&lt;w:rFonts w:ascii=&quot;Cambria Math&quot; w:fareast=&quot;瀹浣&quot; w:h-ansi=&quot;Cambria Math&quot;/&gt;&lt;wx:font wx:val=&quot;Cambri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9" o:title="" chromakey="white"/>
          </v:shape>
        </w:pict>
      </w:r>
      <w:r w:rsidR="00992599" w:rsidRPr="00992599">
        <w:rPr>
          <w:rFonts w:ascii="Times New Roman" w:eastAsia="宋体" w:hAnsi="Times New Roman"/>
          <w:kern w:val="0"/>
          <w:sz w:val="24"/>
          <w:szCs w:val="24"/>
        </w:rPr>
        <w:fldChar w:fldCharType="end"/>
      </w:r>
      <w:r w:rsidR="00C23542">
        <w:rPr>
          <w:rFonts w:ascii="Times New Roman" w:eastAsia="宋体" w:hAnsi="Times New Roman" w:hint="eastAsia"/>
          <w:kern w:val="0"/>
          <w:sz w:val="24"/>
          <w:szCs w:val="24"/>
        </w:rPr>
        <w:t>的点积用于衡量两个向量之间的相似度。找到表达式最小的</w:t>
      </w:r>
      <w:r w:rsidR="00992599" w:rsidRPr="00992599">
        <w:rPr>
          <w:rFonts w:ascii="Times New Roman" w:eastAsia="宋体" w:hAnsi="Times New Roman"/>
          <w:kern w:val="0"/>
          <w:sz w:val="24"/>
          <w:szCs w:val="24"/>
        </w:rPr>
        <w:fldChar w:fldCharType="begin"/>
      </w:r>
      <w:r w:rsidR="00992599" w:rsidRPr="00992599">
        <w:rPr>
          <w:rFonts w:ascii="Times New Roman" w:eastAsia="宋体" w:hAnsi="Times New Roman"/>
          <w:kern w:val="0"/>
          <w:sz w:val="24"/>
          <w:szCs w:val="24"/>
        </w:rPr>
        <w:instrText xml:space="preserve"> QUOTE </w:instrText>
      </w:r>
      <w:r w:rsidR="00FD4A06">
        <w:rPr>
          <w:noProof/>
          <w:position w:val="-8"/>
        </w:rPr>
        <w:pict w14:anchorId="2B004BAE">
          <v:shape id="_x0000_i1031" type="#_x0000_t75" alt="" style="width:4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A3A20&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A3A20&quot; wsp:rsidRDefault=&quot;008A3A20&quot; wsp:rsidP=&quot;008A3A20&quot;&gt;&lt;m:oMathPara&gt;&lt;m:oMath&gt;&lt;m:r&gt;&lt;w:rPr&gt;&lt;w:rFonts w:ascii=&quot;Cambria Math&quot; w:fareast=&quot;瀹浣&quot; w:h-ansi=&quot;Cambria Math&quot;/&gt;&lt;wx:font wx:val=&quot;Cambria Math&quot;/&gt;&lt;w:i/&gt;&lt;w:kern 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00992599" w:rsidRPr="00992599">
        <w:rPr>
          <w:rFonts w:ascii="Times New Roman" w:eastAsia="宋体" w:hAnsi="Times New Roman"/>
          <w:kern w:val="0"/>
          <w:sz w:val="24"/>
          <w:szCs w:val="24"/>
        </w:rPr>
        <w:instrText xml:space="preserve"> </w:instrText>
      </w:r>
      <w:r w:rsidR="00992599" w:rsidRPr="00992599">
        <w:rPr>
          <w:rFonts w:ascii="Times New Roman" w:eastAsia="宋体" w:hAnsi="Times New Roman"/>
          <w:kern w:val="0"/>
          <w:sz w:val="24"/>
          <w:szCs w:val="24"/>
        </w:rPr>
        <w:fldChar w:fldCharType="separate"/>
      </w:r>
      <w:r w:rsidR="00FD4A06">
        <w:rPr>
          <w:noProof/>
          <w:position w:val="-8"/>
        </w:rPr>
        <w:pict w14:anchorId="2F9D61DB">
          <v:shape id="_x0000_i1030" type="#_x0000_t75" alt="" style="width:4pt;height:15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A3A20&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A3A20&quot; wsp:rsidRDefault=&quot;008A3A20&quot; wsp:rsidP=&quot;008A3A20&quot;&gt;&lt;m:oMathPara&gt;&lt;m:oMath&gt;&lt;m:r&gt;&lt;w:rPr&gt;&lt;w:rFonts w:ascii=&quot;Cambria Math&quot; w:fareast=&quot;瀹浣&quot; w:h-ansi=&quot;Cambria Math&quot;/&gt;&lt;wx:font wx:val=&quot;Cambria Math&quot;/&gt;&lt;w:i/&gt;&lt;w:kern 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20" o:title="" chromakey="white"/>
          </v:shape>
        </w:pict>
      </w:r>
      <w:r w:rsidR="00992599" w:rsidRPr="00992599">
        <w:rPr>
          <w:rFonts w:ascii="Times New Roman" w:eastAsia="宋体" w:hAnsi="Times New Roman"/>
          <w:kern w:val="0"/>
          <w:sz w:val="24"/>
          <w:szCs w:val="24"/>
        </w:rPr>
        <w:fldChar w:fldCharType="end"/>
      </w:r>
      <w:r w:rsidR="00C23542">
        <w:rPr>
          <w:rFonts w:ascii="Times New Roman" w:eastAsia="宋体" w:hAnsi="Times New Roman" w:hint="eastAsia"/>
          <w:kern w:val="0"/>
          <w:sz w:val="24"/>
          <w:szCs w:val="24"/>
        </w:rPr>
        <w:t>值，确定频谱与模型输出最为接近的攻击类型。</w:t>
      </w:r>
    </w:p>
    <w:p w14:paraId="4AF8AA63" w14:textId="77777777" w:rsidR="00084C82" w:rsidRDefault="00084C82" w:rsidP="00084C82">
      <w:pPr>
        <w:spacing w:line="360" w:lineRule="auto"/>
        <w:ind w:firstLineChars="200" w:firstLine="480"/>
        <w:rPr>
          <w:rFonts w:ascii="Times New Roman" w:eastAsia="宋体" w:hAnsi="Times New Roman"/>
          <w:kern w:val="0"/>
          <w:sz w:val="24"/>
          <w:szCs w:val="24"/>
        </w:rPr>
      </w:pPr>
      <w:r w:rsidRPr="00DA3A98">
        <w:rPr>
          <w:rFonts w:ascii="Times New Roman" w:eastAsia="宋体" w:hAnsi="Times New Roman"/>
          <w:kern w:val="0"/>
          <w:sz w:val="24"/>
          <w:szCs w:val="24"/>
        </w:rPr>
        <w:t>在模型训练中，</w:t>
      </w:r>
      <w:r w:rsidR="00D73E83">
        <w:rPr>
          <w:rFonts w:ascii="Times New Roman" w:eastAsia="宋体" w:hAnsi="Times New Roman" w:hint="eastAsia"/>
          <w:kern w:val="0"/>
          <w:sz w:val="24"/>
          <w:szCs w:val="24"/>
        </w:rPr>
        <w:t>二分类任务中的分类模型和识别攻击类型中的回归模型</w:t>
      </w:r>
      <w:r w:rsidRPr="00DA3A98">
        <w:rPr>
          <w:rFonts w:ascii="Times New Roman" w:eastAsia="宋体" w:hAnsi="Times New Roman"/>
          <w:kern w:val="0"/>
          <w:sz w:val="24"/>
          <w:szCs w:val="24"/>
        </w:rPr>
        <w:t>使用了</w:t>
      </w:r>
      <w:r w:rsidR="001446BC">
        <w:rPr>
          <w:rFonts w:ascii="Times New Roman" w:eastAsia="宋体" w:hAnsi="Times New Roman" w:hint="eastAsia"/>
          <w:kern w:val="0"/>
          <w:sz w:val="24"/>
          <w:szCs w:val="24"/>
        </w:rPr>
        <w:t>三种</w:t>
      </w:r>
      <w:r w:rsidRPr="00DA3A98">
        <w:rPr>
          <w:rFonts w:ascii="Times New Roman" w:eastAsia="宋体" w:hAnsi="Times New Roman"/>
          <w:kern w:val="0"/>
          <w:sz w:val="24"/>
          <w:szCs w:val="24"/>
        </w:rPr>
        <w:t>的机器学习算法，包括</w:t>
      </w:r>
      <w:r w:rsidRPr="00F01383">
        <w:rPr>
          <w:rFonts w:ascii="Times New Roman" w:eastAsia="宋体" w:hAnsi="Times New Roman"/>
          <w:kern w:val="0"/>
          <w:sz w:val="24"/>
          <w:szCs w:val="24"/>
        </w:rPr>
        <w:t>人工神经网络</w:t>
      </w:r>
      <w:r>
        <w:rPr>
          <w:rFonts w:ascii="Times New Roman" w:eastAsia="宋体" w:hAnsi="Times New Roman" w:hint="eastAsia"/>
          <w:kern w:val="0"/>
          <w:sz w:val="24"/>
          <w:szCs w:val="24"/>
        </w:rPr>
        <w:t>（</w:t>
      </w:r>
      <w:r>
        <w:rPr>
          <w:rFonts w:ascii="Times New Roman" w:eastAsia="宋体" w:hAnsi="Times New Roman" w:hint="eastAsia"/>
          <w:kern w:val="0"/>
          <w:sz w:val="24"/>
          <w:szCs w:val="24"/>
        </w:rPr>
        <w:t>A</w:t>
      </w:r>
      <w:r w:rsidRPr="00F01383">
        <w:rPr>
          <w:rFonts w:ascii="Times New Roman" w:eastAsia="宋体" w:hAnsi="Times New Roman"/>
          <w:kern w:val="0"/>
          <w:sz w:val="24"/>
          <w:szCs w:val="24"/>
        </w:rPr>
        <w:t xml:space="preserve">rtificial </w:t>
      </w:r>
      <w:r>
        <w:rPr>
          <w:rFonts w:ascii="Times New Roman" w:eastAsia="宋体" w:hAnsi="Times New Roman" w:hint="eastAsia"/>
          <w:kern w:val="0"/>
          <w:sz w:val="24"/>
          <w:szCs w:val="24"/>
        </w:rPr>
        <w:t>N</w:t>
      </w:r>
      <w:r w:rsidRPr="00F01383">
        <w:rPr>
          <w:rFonts w:ascii="Times New Roman" w:eastAsia="宋体" w:hAnsi="Times New Roman"/>
          <w:kern w:val="0"/>
          <w:sz w:val="24"/>
          <w:szCs w:val="24"/>
        </w:rPr>
        <w:t xml:space="preserve">eural </w:t>
      </w:r>
      <w:r>
        <w:rPr>
          <w:rFonts w:ascii="Times New Roman" w:eastAsia="宋体" w:hAnsi="Times New Roman" w:hint="eastAsia"/>
          <w:kern w:val="0"/>
          <w:sz w:val="24"/>
          <w:szCs w:val="24"/>
        </w:rPr>
        <w:t>N</w:t>
      </w:r>
      <w:r w:rsidRPr="00F01383">
        <w:rPr>
          <w:rFonts w:ascii="Times New Roman" w:eastAsia="宋体" w:hAnsi="Times New Roman"/>
          <w:kern w:val="0"/>
          <w:sz w:val="24"/>
          <w:szCs w:val="24"/>
        </w:rPr>
        <w:t>etwork</w:t>
      </w:r>
      <w:r>
        <w:rPr>
          <w:rFonts w:ascii="Times New Roman" w:eastAsia="宋体" w:hAnsi="Times New Roman" w:hint="eastAsia"/>
          <w:kern w:val="0"/>
          <w:sz w:val="24"/>
          <w:szCs w:val="24"/>
        </w:rPr>
        <w:t>,ANN</w:t>
      </w:r>
      <w:r>
        <w:rPr>
          <w:rFonts w:ascii="Times New Roman" w:eastAsia="宋体" w:hAnsi="Times New Roman" w:hint="eastAsia"/>
          <w:kern w:val="0"/>
          <w:sz w:val="24"/>
          <w:szCs w:val="24"/>
        </w:rPr>
        <w:t>）、随机森林（</w:t>
      </w:r>
      <w:r w:rsidRPr="00E728D8">
        <w:rPr>
          <w:rFonts w:ascii="Times New Roman" w:eastAsia="宋体" w:hAnsi="Times New Roman"/>
          <w:kern w:val="0"/>
          <w:sz w:val="24"/>
          <w:szCs w:val="24"/>
        </w:rPr>
        <w:t>Random Forest</w:t>
      </w:r>
      <w:r>
        <w:rPr>
          <w:rFonts w:ascii="Times New Roman" w:eastAsia="宋体" w:hAnsi="Times New Roman" w:hint="eastAsia"/>
          <w:kern w:val="0"/>
          <w:sz w:val="24"/>
          <w:szCs w:val="24"/>
        </w:rPr>
        <w:t>，</w:t>
      </w:r>
      <w:r>
        <w:rPr>
          <w:rFonts w:ascii="Times New Roman" w:eastAsia="宋体" w:hAnsi="Times New Roman" w:hint="eastAsia"/>
          <w:kern w:val="0"/>
          <w:sz w:val="24"/>
          <w:szCs w:val="24"/>
        </w:rPr>
        <w:t>RF</w:t>
      </w:r>
      <w:r>
        <w:rPr>
          <w:rFonts w:ascii="Times New Roman" w:eastAsia="宋体" w:hAnsi="Times New Roman" w:hint="eastAsia"/>
          <w:kern w:val="0"/>
          <w:sz w:val="24"/>
          <w:szCs w:val="24"/>
        </w:rPr>
        <w:t>）、</w:t>
      </w:r>
      <w:r w:rsidRPr="00354EE5">
        <w:rPr>
          <w:rFonts w:ascii="Times New Roman" w:eastAsia="宋体" w:hAnsi="Times New Roman"/>
          <w:kern w:val="0"/>
          <w:sz w:val="24"/>
          <w:szCs w:val="24"/>
        </w:rPr>
        <w:t>极端梯度提升</w:t>
      </w:r>
      <w:r>
        <w:rPr>
          <w:rFonts w:ascii="Times New Roman" w:eastAsia="宋体" w:hAnsi="Times New Roman" w:hint="eastAsia"/>
          <w:kern w:val="0"/>
          <w:sz w:val="24"/>
          <w:szCs w:val="24"/>
        </w:rPr>
        <w:t>(</w:t>
      </w:r>
      <w:r w:rsidRPr="00354EE5">
        <w:rPr>
          <w:rFonts w:ascii="Times New Roman" w:eastAsia="宋体" w:hAnsi="Times New Roman"/>
          <w:kern w:val="0"/>
          <w:sz w:val="24"/>
          <w:szCs w:val="24"/>
        </w:rPr>
        <w:t>Extreme Gradient Boosting</w:t>
      </w:r>
      <w:r>
        <w:rPr>
          <w:rFonts w:ascii="Times New Roman" w:eastAsia="宋体" w:hAnsi="Times New Roman" w:hint="eastAsia"/>
          <w:kern w:val="0"/>
          <w:sz w:val="24"/>
          <w:szCs w:val="24"/>
        </w:rPr>
        <w:t>，</w:t>
      </w:r>
      <w:r>
        <w:rPr>
          <w:rFonts w:ascii="Times New Roman" w:eastAsia="宋体" w:hAnsi="Times New Roman" w:hint="eastAsia"/>
          <w:kern w:val="0"/>
          <w:sz w:val="24"/>
          <w:szCs w:val="24"/>
        </w:rPr>
        <w:t>XGBoost)</w:t>
      </w:r>
      <w:r w:rsidRPr="00DA3A98">
        <w:rPr>
          <w:rFonts w:ascii="Times New Roman" w:eastAsia="宋体" w:hAnsi="Times New Roman"/>
          <w:kern w:val="0"/>
          <w:sz w:val="24"/>
          <w:szCs w:val="24"/>
        </w:rPr>
        <w:t>，以便找到最适合该任务的模型结构。</w:t>
      </w:r>
      <w:r>
        <w:rPr>
          <w:rFonts w:ascii="Times New Roman" w:eastAsia="宋体" w:hAnsi="Times New Roman" w:hint="eastAsia"/>
          <w:kern w:val="0"/>
          <w:sz w:val="24"/>
          <w:szCs w:val="24"/>
        </w:rPr>
        <w:t>使用</w:t>
      </w:r>
      <w:r>
        <w:rPr>
          <w:rFonts w:ascii="Times New Roman" w:eastAsia="宋体" w:hAnsi="Times New Roman" w:hint="eastAsia"/>
          <w:kern w:val="0"/>
          <w:sz w:val="24"/>
          <w:szCs w:val="24"/>
        </w:rPr>
        <w:t>AutoML</w:t>
      </w:r>
      <w:r>
        <w:rPr>
          <w:rFonts w:ascii="Times New Roman" w:eastAsia="宋体" w:hAnsi="Times New Roman" w:hint="eastAsia"/>
          <w:kern w:val="0"/>
          <w:sz w:val="24"/>
          <w:szCs w:val="24"/>
        </w:rPr>
        <w:t>工具</w:t>
      </w:r>
      <w:r>
        <w:rPr>
          <w:rFonts w:ascii="Times New Roman" w:eastAsia="宋体" w:hAnsi="Times New Roman" w:hint="eastAsia"/>
          <w:kern w:val="0"/>
          <w:sz w:val="24"/>
          <w:szCs w:val="24"/>
        </w:rPr>
        <w:t>H2O</w:t>
      </w:r>
      <w:r>
        <w:rPr>
          <w:rFonts w:ascii="Times New Roman" w:eastAsia="宋体" w:hAnsi="Times New Roman" w:hint="eastAsia"/>
          <w:kern w:val="0"/>
          <w:sz w:val="24"/>
          <w:szCs w:val="24"/>
        </w:rPr>
        <w:t>（</w:t>
      </w:r>
      <w:r w:rsidRPr="00E9714B">
        <w:rPr>
          <w:rFonts w:ascii="Times New Roman" w:eastAsia="宋体" w:hAnsi="Times New Roman"/>
          <w:kern w:val="0"/>
          <w:sz w:val="24"/>
          <w:szCs w:val="24"/>
        </w:rPr>
        <w:t>V3.46.0.4</w:t>
      </w:r>
      <w:r>
        <w:rPr>
          <w:rFonts w:ascii="Times New Roman" w:eastAsia="宋体" w:hAnsi="Times New Roman" w:hint="eastAsia"/>
          <w:kern w:val="0"/>
          <w:sz w:val="24"/>
          <w:szCs w:val="24"/>
        </w:rPr>
        <w:t>）进行训练。</w:t>
      </w:r>
    </w:p>
    <w:p w14:paraId="40AD74CD" w14:textId="77777777" w:rsidR="00C23542" w:rsidRDefault="00C23542" w:rsidP="00C51E53">
      <w:pPr>
        <w:spacing w:line="360" w:lineRule="auto"/>
        <w:rPr>
          <w:rFonts w:ascii="Times New Roman" w:eastAsia="宋体" w:hAnsi="Times New Roman"/>
          <w:kern w:val="0"/>
          <w:sz w:val="24"/>
          <w:szCs w:val="24"/>
        </w:rPr>
      </w:pPr>
    </w:p>
    <w:p w14:paraId="5966B855" w14:textId="77777777" w:rsidR="00C23542" w:rsidRDefault="005923B8" w:rsidP="00C23542">
      <w:pPr>
        <w:pStyle w:val="a9"/>
        <w:numPr>
          <w:ilvl w:val="0"/>
          <w:numId w:val="2"/>
        </w:numPr>
        <w:spacing w:line="360" w:lineRule="auto"/>
        <w:rPr>
          <w:rFonts w:ascii="Times New Roman" w:eastAsia="宋体" w:hAnsi="Times New Roman"/>
          <w:kern w:val="0"/>
          <w:sz w:val="24"/>
          <w:szCs w:val="24"/>
        </w:rPr>
      </w:pPr>
      <w:ins w:id="1173" w:author="Jim Xie (RD-AS)" w:date="2024-11-06T20:05:00Z">
        <w:r>
          <w:rPr>
            <w:rFonts w:ascii="Times New Roman" w:eastAsia="宋体" w:hAnsi="Times New Roman" w:hint="eastAsia"/>
            <w:kern w:val="0"/>
            <w:sz w:val="24"/>
            <w:szCs w:val="24"/>
          </w:rPr>
          <w:t>仿真</w:t>
        </w:r>
      </w:ins>
      <w:r w:rsidR="00C23542">
        <w:rPr>
          <w:rFonts w:ascii="Times New Roman" w:eastAsia="宋体" w:hAnsi="Times New Roman" w:hint="eastAsia"/>
          <w:kern w:val="0"/>
          <w:sz w:val="24"/>
          <w:szCs w:val="24"/>
        </w:rPr>
        <w:t>实验</w:t>
      </w:r>
    </w:p>
    <w:p w14:paraId="54BA893E" w14:textId="77777777" w:rsidR="009D2B12" w:rsidRDefault="009D2B12" w:rsidP="009D2B12">
      <w:pPr>
        <w:pStyle w:val="a9"/>
        <w:numPr>
          <w:ilvl w:val="0"/>
          <w:numId w:val="4"/>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实验设置</w:t>
      </w:r>
    </w:p>
    <w:p w14:paraId="132FECBD" w14:textId="77777777" w:rsidR="009D2B12" w:rsidRPr="009D2B12" w:rsidRDefault="009D2B12" w:rsidP="009D2B12">
      <w:pPr>
        <w:pStyle w:val="a9"/>
        <w:numPr>
          <w:ilvl w:val="0"/>
          <w:numId w:val="5"/>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数据集和评测标准</w:t>
      </w:r>
    </w:p>
    <w:p w14:paraId="3099C0A3" w14:textId="77777777" w:rsidR="006337D7" w:rsidRDefault="008612C0" w:rsidP="008612C0">
      <w:pPr>
        <w:spacing w:line="360" w:lineRule="auto"/>
        <w:ind w:firstLineChars="200" w:firstLine="480"/>
        <w:rPr>
          <w:rFonts w:ascii="Times New Roman" w:eastAsia="宋体" w:hAnsi="Times New Roman"/>
          <w:sz w:val="24"/>
          <w:szCs w:val="24"/>
        </w:rPr>
      </w:pPr>
      <w:r w:rsidRPr="008612C0">
        <w:rPr>
          <w:rFonts w:ascii="Times New Roman" w:eastAsia="宋体" w:hAnsi="Times New Roman" w:hint="eastAsia"/>
          <w:sz w:val="24"/>
          <w:szCs w:val="24"/>
        </w:rPr>
        <w:t>本研究使用了</w:t>
      </w:r>
      <w:r w:rsidRPr="008612C0">
        <w:rPr>
          <w:rFonts w:ascii="Times New Roman" w:eastAsia="宋体" w:hAnsi="Times New Roman" w:hint="eastAsia"/>
          <w:sz w:val="24"/>
          <w:szCs w:val="24"/>
        </w:rPr>
        <w:t>Edge-IIoTset</w:t>
      </w:r>
      <w:r w:rsidRPr="008612C0">
        <w:rPr>
          <w:rFonts w:ascii="Times New Roman" w:eastAsia="宋体" w:hAnsi="Times New Roman" w:hint="eastAsia"/>
          <w:sz w:val="24"/>
          <w:szCs w:val="24"/>
        </w:rPr>
        <w:t>数据集</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_Ref179392942 \r \h</w:instrText>
      </w:r>
      <w:r>
        <w:rPr>
          <w:rFonts w:ascii="Times New Roman" w:eastAsia="宋体" w:hAnsi="Times New Roman"/>
          <w:sz w:val="24"/>
          <w:szCs w:val="24"/>
        </w:rPr>
        <w:instrText xml:space="preserve"> </w:instrText>
      </w:r>
      <w:r>
        <w:rPr>
          <w:rFonts w:ascii="Times New Roman" w:eastAsia="宋体" w:hAnsi="Times New Roman"/>
          <w:sz w:val="24"/>
          <w:szCs w:val="24"/>
        </w:rPr>
      </w:r>
      <w:r>
        <w:rPr>
          <w:rFonts w:ascii="Times New Roman" w:eastAsia="宋体" w:hAnsi="Times New Roman"/>
          <w:sz w:val="24"/>
          <w:szCs w:val="24"/>
        </w:rPr>
        <w:fldChar w:fldCharType="separate"/>
      </w:r>
      <w:r w:rsidR="000B33FA">
        <w:rPr>
          <w:rFonts w:ascii="Times New Roman" w:eastAsia="宋体" w:hAnsi="Times New Roman"/>
          <w:sz w:val="24"/>
          <w:szCs w:val="24"/>
        </w:rPr>
        <w:t>[5]</w:t>
      </w:r>
      <w:r>
        <w:rPr>
          <w:rFonts w:ascii="Times New Roman" w:eastAsia="宋体" w:hAnsi="Times New Roman"/>
          <w:sz w:val="24"/>
          <w:szCs w:val="24"/>
        </w:rPr>
        <w:fldChar w:fldCharType="end"/>
      </w:r>
      <w:r w:rsidRPr="008612C0">
        <w:rPr>
          <w:rFonts w:ascii="Times New Roman" w:eastAsia="宋体" w:hAnsi="Times New Roman" w:hint="eastAsia"/>
          <w:sz w:val="24"/>
          <w:szCs w:val="24"/>
        </w:rPr>
        <w:t>，这是一个专门为物联网（</w:t>
      </w:r>
      <w:r w:rsidR="00DB45D5" w:rsidRPr="00DB45D5">
        <w:rPr>
          <w:rFonts w:ascii="Times New Roman" w:eastAsia="宋体" w:hAnsi="Times New Roman"/>
          <w:sz w:val="24"/>
          <w:szCs w:val="24"/>
        </w:rPr>
        <w:t>Internet of Things</w:t>
      </w:r>
      <w:r w:rsidR="00DB45D5">
        <w:rPr>
          <w:rFonts w:ascii="Times New Roman" w:eastAsia="宋体" w:hAnsi="Times New Roman" w:hint="eastAsia"/>
          <w:sz w:val="24"/>
          <w:szCs w:val="24"/>
        </w:rPr>
        <w:t>，</w:t>
      </w:r>
      <w:r w:rsidRPr="008612C0">
        <w:rPr>
          <w:rFonts w:ascii="Times New Roman" w:eastAsia="宋体" w:hAnsi="Times New Roman" w:hint="eastAsia"/>
          <w:sz w:val="24"/>
          <w:szCs w:val="24"/>
        </w:rPr>
        <w:t>IoT</w:t>
      </w:r>
      <w:r w:rsidRPr="008612C0">
        <w:rPr>
          <w:rFonts w:ascii="Times New Roman" w:eastAsia="宋体" w:hAnsi="Times New Roman" w:hint="eastAsia"/>
          <w:sz w:val="24"/>
          <w:szCs w:val="24"/>
        </w:rPr>
        <w:t>）和工业物联网（</w:t>
      </w:r>
      <w:r w:rsidR="00DB45D5" w:rsidRPr="00DB45D5">
        <w:rPr>
          <w:rFonts w:ascii="Times New Roman" w:eastAsia="宋体" w:hAnsi="Times New Roman"/>
          <w:sz w:val="24"/>
          <w:szCs w:val="24"/>
        </w:rPr>
        <w:t>Industrial Internet of Things</w:t>
      </w:r>
      <w:r w:rsidR="00DB45D5">
        <w:rPr>
          <w:rFonts w:ascii="Times New Roman" w:eastAsia="宋体" w:hAnsi="Times New Roman" w:hint="eastAsia"/>
          <w:sz w:val="24"/>
          <w:szCs w:val="24"/>
        </w:rPr>
        <w:t>，</w:t>
      </w:r>
      <w:r w:rsidRPr="008612C0">
        <w:rPr>
          <w:rFonts w:ascii="Times New Roman" w:eastAsia="宋体" w:hAnsi="Times New Roman" w:hint="eastAsia"/>
          <w:sz w:val="24"/>
          <w:szCs w:val="24"/>
        </w:rPr>
        <w:t>IIoT</w:t>
      </w:r>
      <w:r w:rsidRPr="008612C0">
        <w:rPr>
          <w:rFonts w:ascii="Times New Roman" w:eastAsia="宋体" w:hAnsi="Times New Roman" w:hint="eastAsia"/>
          <w:sz w:val="24"/>
          <w:szCs w:val="24"/>
        </w:rPr>
        <w:t>）应用开发的综合性、现实的网络安全数据集。</w:t>
      </w:r>
      <w:r w:rsidRPr="008612C0">
        <w:rPr>
          <w:rFonts w:ascii="Times New Roman" w:eastAsia="宋体" w:hAnsi="Times New Roman" w:hint="eastAsia"/>
          <w:sz w:val="24"/>
          <w:szCs w:val="24"/>
        </w:rPr>
        <w:t>Edge-IIoTset</w:t>
      </w:r>
      <w:r w:rsidRPr="008612C0">
        <w:rPr>
          <w:rFonts w:ascii="Times New Roman" w:eastAsia="宋体" w:hAnsi="Times New Roman" w:hint="eastAsia"/>
          <w:sz w:val="24"/>
          <w:szCs w:val="24"/>
        </w:rPr>
        <w:t>数据集通过使用</w:t>
      </w:r>
      <w:r w:rsidRPr="008612C0">
        <w:rPr>
          <w:rFonts w:ascii="Times New Roman" w:eastAsia="宋体" w:hAnsi="Times New Roman" w:hint="eastAsia"/>
          <w:sz w:val="24"/>
          <w:szCs w:val="24"/>
        </w:rPr>
        <w:t>tcpdump</w:t>
      </w:r>
      <w:r w:rsidRPr="008612C0">
        <w:rPr>
          <w:rFonts w:ascii="Times New Roman" w:eastAsia="宋体" w:hAnsi="Times New Roman" w:hint="eastAsia"/>
          <w:sz w:val="24"/>
          <w:szCs w:val="24"/>
        </w:rPr>
        <w:t>工具捕获网络包生成</w:t>
      </w:r>
      <w:r w:rsidRPr="008612C0">
        <w:rPr>
          <w:rFonts w:ascii="Times New Roman" w:eastAsia="宋体" w:hAnsi="Times New Roman" w:hint="eastAsia"/>
          <w:sz w:val="24"/>
          <w:szCs w:val="24"/>
        </w:rPr>
        <w:t>PCAP</w:t>
      </w:r>
      <w:r w:rsidRPr="008612C0">
        <w:rPr>
          <w:rFonts w:ascii="Times New Roman" w:eastAsia="宋体" w:hAnsi="Times New Roman" w:hint="eastAsia"/>
          <w:sz w:val="24"/>
          <w:szCs w:val="24"/>
        </w:rPr>
        <w:t>文件，随后使用</w:t>
      </w:r>
      <w:r w:rsidRPr="008612C0">
        <w:rPr>
          <w:rFonts w:ascii="Times New Roman" w:eastAsia="宋体" w:hAnsi="Times New Roman" w:hint="eastAsia"/>
          <w:sz w:val="24"/>
          <w:szCs w:val="24"/>
        </w:rPr>
        <w:t>Zeek</w:t>
      </w:r>
      <w:r w:rsidRPr="008612C0">
        <w:rPr>
          <w:rFonts w:ascii="Times New Roman" w:eastAsia="宋体" w:hAnsi="Times New Roman" w:hint="eastAsia"/>
          <w:sz w:val="24"/>
          <w:szCs w:val="24"/>
        </w:rPr>
        <w:t>和</w:t>
      </w:r>
      <w:r w:rsidRPr="008612C0">
        <w:rPr>
          <w:rFonts w:ascii="Times New Roman" w:eastAsia="宋体" w:hAnsi="Times New Roman" w:hint="eastAsia"/>
          <w:sz w:val="24"/>
          <w:szCs w:val="24"/>
        </w:rPr>
        <w:t>TShark</w:t>
      </w:r>
      <w:r w:rsidRPr="008612C0">
        <w:rPr>
          <w:rFonts w:ascii="Times New Roman" w:eastAsia="宋体" w:hAnsi="Times New Roman" w:hint="eastAsia"/>
          <w:sz w:val="24"/>
          <w:szCs w:val="24"/>
        </w:rPr>
        <w:t>工具进行</w:t>
      </w:r>
      <w:r w:rsidRPr="008612C0">
        <w:rPr>
          <w:rFonts w:ascii="Times New Roman" w:eastAsia="宋体" w:hAnsi="Times New Roman" w:hint="eastAsia"/>
          <w:sz w:val="24"/>
          <w:szCs w:val="24"/>
        </w:rPr>
        <w:t>Session</w:t>
      </w:r>
      <w:r w:rsidRPr="008612C0">
        <w:rPr>
          <w:rFonts w:ascii="Times New Roman" w:eastAsia="宋体" w:hAnsi="Times New Roman" w:hint="eastAsia"/>
          <w:sz w:val="24"/>
          <w:szCs w:val="24"/>
        </w:rPr>
        <w:t>数据生成和特征提取。该数据集包含与</w:t>
      </w:r>
      <w:r w:rsidRPr="008612C0">
        <w:rPr>
          <w:rFonts w:ascii="Times New Roman" w:eastAsia="宋体" w:hAnsi="Times New Roman" w:hint="eastAsia"/>
          <w:sz w:val="24"/>
          <w:szCs w:val="24"/>
        </w:rPr>
        <w:t>IoT</w:t>
      </w:r>
      <w:r w:rsidRPr="008612C0">
        <w:rPr>
          <w:rFonts w:ascii="Times New Roman" w:eastAsia="宋体" w:hAnsi="Times New Roman" w:hint="eastAsia"/>
          <w:sz w:val="24"/>
          <w:szCs w:val="24"/>
        </w:rPr>
        <w:t>和</w:t>
      </w:r>
      <w:r w:rsidRPr="008612C0">
        <w:rPr>
          <w:rFonts w:ascii="Times New Roman" w:eastAsia="宋体" w:hAnsi="Times New Roman" w:hint="eastAsia"/>
          <w:sz w:val="24"/>
          <w:szCs w:val="24"/>
        </w:rPr>
        <w:t>IIoT</w:t>
      </w:r>
      <w:r w:rsidRPr="008612C0">
        <w:rPr>
          <w:rFonts w:ascii="Times New Roman" w:eastAsia="宋体" w:hAnsi="Times New Roman" w:hint="eastAsia"/>
          <w:sz w:val="24"/>
          <w:szCs w:val="24"/>
        </w:rPr>
        <w:t>连接协议相关的</w:t>
      </w:r>
      <w:r w:rsidRPr="008612C0">
        <w:rPr>
          <w:rFonts w:ascii="Times New Roman" w:eastAsia="宋体" w:hAnsi="Times New Roman" w:hint="eastAsia"/>
          <w:sz w:val="24"/>
          <w:szCs w:val="24"/>
        </w:rPr>
        <w:t>14</w:t>
      </w:r>
      <w:r w:rsidRPr="008612C0">
        <w:rPr>
          <w:rFonts w:ascii="Times New Roman" w:eastAsia="宋体" w:hAnsi="Times New Roman" w:hint="eastAsia"/>
          <w:sz w:val="24"/>
          <w:szCs w:val="24"/>
        </w:rPr>
        <w:t>种攻击，分为五大类威胁：拒绝服务（</w:t>
      </w:r>
      <w:r w:rsidRPr="008612C0">
        <w:rPr>
          <w:rFonts w:ascii="Times New Roman" w:eastAsia="宋体" w:hAnsi="Times New Roman" w:hint="eastAsia"/>
          <w:sz w:val="24"/>
          <w:szCs w:val="24"/>
        </w:rPr>
        <w:t>DoS/DDoS</w:t>
      </w:r>
      <w:r w:rsidRPr="008612C0">
        <w:rPr>
          <w:rFonts w:ascii="Times New Roman" w:eastAsia="宋体" w:hAnsi="Times New Roman" w:hint="eastAsia"/>
          <w:sz w:val="24"/>
          <w:szCs w:val="24"/>
        </w:rPr>
        <w:t>）攻击、信息收集、中间人攻击、注入攻击和恶意软</w:t>
      </w:r>
      <w:r w:rsidRPr="008612C0">
        <w:rPr>
          <w:rFonts w:ascii="Times New Roman" w:eastAsia="宋体" w:hAnsi="Times New Roman" w:hint="eastAsia"/>
          <w:sz w:val="24"/>
          <w:szCs w:val="24"/>
        </w:rPr>
        <w:lastRenderedPageBreak/>
        <w:t>件攻击</w:t>
      </w:r>
      <w:r>
        <w:rPr>
          <w:rFonts w:ascii="Times New Roman" w:eastAsia="宋体" w:hAnsi="Times New Roman" w:hint="eastAsia"/>
          <w:sz w:val="24"/>
          <w:szCs w:val="24"/>
        </w:rPr>
        <w:t>，具体</w:t>
      </w:r>
      <w:r w:rsidR="00A17802">
        <w:rPr>
          <w:rFonts w:ascii="Times New Roman" w:eastAsia="宋体" w:hAnsi="Times New Roman" w:hint="eastAsia"/>
          <w:sz w:val="24"/>
          <w:szCs w:val="24"/>
        </w:rPr>
        <w:t>分布</w:t>
      </w:r>
      <w:r>
        <w:rPr>
          <w:rFonts w:ascii="Times New Roman" w:eastAsia="宋体" w:hAnsi="Times New Roman" w:hint="eastAsia"/>
          <w:sz w:val="24"/>
          <w:szCs w:val="24"/>
        </w:rPr>
        <w:t>见</w:t>
      </w:r>
      <w:r w:rsidR="00A17802">
        <w:rPr>
          <w:rFonts w:ascii="Times New Roman" w:eastAsia="宋体" w:hAnsi="Times New Roman" w:hint="eastAsia"/>
          <w:sz w:val="24"/>
          <w:szCs w:val="24"/>
        </w:rPr>
        <w:t>图</w:t>
      </w:r>
      <w:r w:rsidR="00A17802">
        <w:rPr>
          <w:rFonts w:ascii="Times New Roman" w:eastAsia="宋体" w:hAnsi="Times New Roman" w:hint="eastAsia"/>
          <w:sz w:val="24"/>
          <w:szCs w:val="24"/>
        </w:rPr>
        <w:t>6</w:t>
      </w:r>
      <w:r w:rsidRPr="008612C0">
        <w:rPr>
          <w:rFonts w:ascii="Times New Roman" w:eastAsia="宋体" w:hAnsi="Times New Roman" w:hint="eastAsia"/>
          <w:sz w:val="24"/>
          <w:szCs w:val="24"/>
        </w:rPr>
        <w:t>。此外，从不同来源（如警报、系统资源、日志、网络流量）中提取了特征，并从</w:t>
      </w:r>
      <w:r w:rsidRPr="008612C0">
        <w:rPr>
          <w:rFonts w:ascii="Times New Roman" w:eastAsia="宋体" w:hAnsi="Times New Roman" w:hint="eastAsia"/>
          <w:sz w:val="24"/>
          <w:szCs w:val="24"/>
        </w:rPr>
        <w:t>1176</w:t>
      </w:r>
      <w:r w:rsidRPr="008612C0">
        <w:rPr>
          <w:rFonts w:ascii="Times New Roman" w:eastAsia="宋体" w:hAnsi="Times New Roman" w:hint="eastAsia"/>
          <w:sz w:val="24"/>
          <w:szCs w:val="24"/>
        </w:rPr>
        <w:t>个特征中筛选出</w:t>
      </w:r>
      <w:r w:rsidRPr="008612C0">
        <w:rPr>
          <w:rFonts w:ascii="Times New Roman" w:eastAsia="宋体" w:hAnsi="Times New Roman" w:hint="eastAsia"/>
          <w:sz w:val="24"/>
          <w:szCs w:val="24"/>
        </w:rPr>
        <w:t>61</w:t>
      </w:r>
      <w:r w:rsidRPr="008612C0">
        <w:rPr>
          <w:rFonts w:ascii="Times New Roman" w:eastAsia="宋体" w:hAnsi="Times New Roman" w:hint="eastAsia"/>
          <w:sz w:val="24"/>
          <w:szCs w:val="24"/>
        </w:rPr>
        <w:t>个高相关性的特征用于实验分析。</w:t>
      </w:r>
    </w:p>
    <w:p w14:paraId="15800CFA" w14:textId="77777777" w:rsidR="009D2B12" w:rsidRDefault="009D2B12" w:rsidP="009D2B12">
      <w:pPr>
        <w:spacing w:line="360" w:lineRule="auto"/>
        <w:rPr>
          <w:rFonts w:ascii="Times New Roman" w:eastAsia="宋体" w:hAnsi="Times New Roman"/>
          <w:sz w:val="24"/>
          <w:szCs w:val="24"/>
        </w:rPr>
      </w:pPr>
    </w:p>
    <w:p w14:paraId="6C7E8B8A" w14:textId="77777777" w:rsidR="009C71F9" w:rsidRDefault="0074136F" w:rsidP="009D2B12">
      <w:pPr>
        <w:spacing w:line="360" w:lineRule="auto"/>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6F135959" wp14:editId="54579461">
            <wp:extent cx="5270500" cy="3568700"/>
            <wp:effectExtent l="0" t="0" r="0" b="0"/>
            <wp:docPr id="61"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4DBC1A3A" w14:textId="77777777" w:rsidR="009C71F9" w:rsidRDefault="009C71F9" w:rsidP="009C71F9">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6 </w:t>
      </w:r>
      <w:r>
        <w:rPr>
          <w:rFonts w:ascii="Times New Roman" w:eastAsia="宋体" w:hAnsi="Times New Roman" w:hint="eastAsia"/>
          <w:sz w:val="24"/>
          <w:szCs w:val="24"/>
        </w:rPr>
        <w:t>数据集攻击类型分布</w:t>
      </w:r>
    </w:p>
    <w:p w14:paraId="44470EE4" w14:textId="77777777" w:rsidR="002D2FE8" w:rsidRDefault="009D2B12" w:rsidP="009D2B12">
      <w:pPr>
        <w:spacing w:line="360" w:lineRule="auto"/>
        <w:rPr>
          <w:rFonts w:ascii="Times New Roman" w:eastAsia="宋体" w:hAnsi="Times New Roman"/>
          <w:sz w:val="24"/>
          <w:szCs w:val="24"/>
        </w:rPr>
      </w:pPr>
      <w:r>
        <w:rPr>
          <w:rFonts w:ascii="Times New Roman" w:eastAsia="宋体" w:hAnsi="Times New Roman"/>
          <w:sz w:val="24"/>
          <w:szCs w:val="24"/>
        </w:rPr>
        <w:tab/>
      </w:r>
      <w:r w:rsidR="00425A4E">
        <w:rPr>
          <w:rFonts w:ascii="Times New Roman" w:eastAsia="宋体" w:hAnsi="Times New Roman" w:hint="eastAsia"/>
          <w:sz w:val="24"/>
          <w:szCs w:val="24"/>
        </w:rPr>
        <w:t>异常流量检测的目标是区分正常流量和异常流量，为</w:t>
      </w:r>
      <w:r w:rsidR="00271DDC">
        <w:rPr>
          <w:rFonts w:ascii="Times New Roman" w:eastAsia="宋体" w:hAnsi="Times New Roman" w:hint="eastAsia"/>
          <w:sz w:val="24"/>
          <w:szCs w:val="24"/>
        </w:rPr>
        <w:t>二</w:t>
      </w:r>
      <w:r w:rsidR="00425A4E">
        <w:rPr>
          <w:rFonts w:ascii="Times New Roman" w:eastAsia="宋体" w:hAnsi="Times New Roman" w:hint="eastAsia"/>
          <w:sz w:val="24"/>
          <w:szCs w:val="24"/>
        </w:rPr>
        <w:t>分类问题。因此</w:t>
      </w:r>
      <w:r>
        <w:rPr>
          <w:rFonts w:ascii="Times New Roman" w:eastAsia="宋体" w:hAnsi="Times New Roman" w:hint="eastAsia"/>
          <w:sz w:val="24"/>
          <w:szCs w:val="24"/>
        </w:rPr>
        <w:t>评测标准</w:t>
      </w:r>
      <w:r w:rsidR="00425A4E">
        <w:rPr>
          <w:rFonts w:ascii="Times New Roman" w:eastAsia="宋体" w:hAnsi="Times New Roman" w:hint="eastAsia"/>
          <w:sz w:val="24"/>
          <w:szCs w:val="24"/>
        </w:rPr>
        <w:t>采用主流的分类评估指标，包括</w:t>
      </w:r>
      <w:r>
        <w:rPr>
          <w:rFonts w:ascii="Times New Roman" w:eastAsia="宋体" w:hAnsi="Times New Roman" w:hint="eastAsia"/>
          <w:sz w:val="24"/>
          <w:szCs w:val="24"/>
        </w:rPr>
        <w:t>准确率</w:t>
      </w:r>
      <w:r w:rsidR="00425A4E">
        <w:rPr>
          <w:rFonts w:ascii="Times New Roman" w:eastAsia="宋体" w:hAnsi="Times New Roman" w:hint="eastAsia"/>
          <w:sz w:val="24"/>
          <w:szCs w:val="24"/>
        </w:rPr>
        <w:t>（</w:t>
      </w:r>
      <w:r w:rsidR="00425A4E">
        <w:rPr>
          <w:rFonts w:ascii="Times New Roman" w:eastAsia="宋体" w:hAnsi="Times New Roman" w:hint="eastAsia"/>
          <w:sz w:val="24"/>
          <w:szCs w:val="24"/>
        </w:rPr>
        <w:t>Accuracy</w:t>
      </w:r>
      <w:r w:rsidR="00425A4E">
        <w:rPr>
          <w:rFonts w:ascii="Times New Roman" w:eastAsia="宋体" w:hAnsi="Times New Roman" w:hint="eastAsia"/>
          <w:sz w:val="24"/>
          <w:szCs w:val="24"/>
        </w:rPr>
        <w:t>）</w:t>
      </w:r>
      <w:r w:rsidR="00425A4E" w:rsidRPr="00425A4E">
        <w:rPr>
          <w:rFonts w:ascii="Times New Roman" w:eastAsia="宋体" w:hAnsi="Times New Roman" w:hint="eastAsia"/>
          <w:sz w:val="24"/>
          <w:szCs w:val="24"/>
        </w:rPr>
        <w:t>、精确率</w:t>
      </w:r>
      <w:r w:rsidR="00425A4E" w:rsidRPr="00425A4E">
        <w:rPr>
          <w:rFonts w:ascii="Times New Roman" w:eastAsia="宋体" w:hAnsi="Times New Roman" w:hint="eastAsia"/>
          <w:sz w:val="24"/>
          <w:szCs w:val="24"/>
        </w:rPr>
        <w:t>(Precision)</w:t>
      </w:r>
      <w:r w:rsidR="00425A4E" w:rsidRPr="00425A4E">
        <w:rPr>
          <w:rFonts w:ascii="Times New Roman" w:eastAsia="宋体" w:hAnsi="Times New Roman" w:hint="eastAsia"/>
          <w:sz w:val="24"/>
          <w:szCs w:val="24"/>
        </w:rPr>
        <w:t>、召回率</w:t>
      </w:r>
      <w:r w:rsidR="00425A4E" w:rsidRPr="00425A4E">
        <w:rPr>
          <w:rFonts w:ascii="Times New Roman" w:eastAsia="宋体" w:hAnsi="Times New Roman" w:hint="eastAsia"/>
          <w:sz w:val="24"/>
          <w:szCs w:val="24"/>
        </w:rPr>
        <w:t>(Recall)</w:t>
      </w:r>
      <w:r w:rsidR="00425A4E" w:rsidRPr="00425A4E">
        <w:rPr>
          <w:rFonts w:ascii="Times New Roman" w:eastAsia="宋体" w:hAnsi="Times New Roman" w:hint="eastAsia"/>
          <w:sz w:val="24"/>
          <w:szCs w:val="24"/>
        </w:rPr>
        <w:t>、</w:t>
      </w:r>
      <w:r w:rsidR="00425A4E" w:rsidRPr="00425A4E">
        <w:rPr>
          <w:rFonts w:ascii="Times New Roman" w:eastAsia="宋体" w:hAnsi="Times New Roman" w:hint="eastAsia"/>
          <w:sz w:val="24"/>
          <w:szCs w:val="24"/>
        </w:rPr>
        <w:t>F1</w:t>
      </w:r>
      <w:r w:rsidR="00425A4E" w:rsidRPr="00425A4E">
        <w:rPr>
          <w:rFonts w:ascii="Times New Roman" w:eastAsia="宋体" w:hAnsi="Times New Roman" w:hint="eastAsia"/>
          <w:sz w:val="24"/>
          <w:szCs w:val="24"/>
        </w:rPr>
        <w:t>值</w:t>
      </w:r>
      <w:r w:rsidR="00425A4E" w:rsidRPr="00425A4E">
        <w:rPr>
          <w:rFonts w:ascii="Times New Roman" w:eastAsia="宋体" w:hAnsi="Times New Roman" w:hint="eastAsia"/>
          <w:sz w:val="24"/>
          <w:szCs w:val="24"/>
        </w:rPr>
        <w:t>(F1-score)</w:t>
      </w:r>
      <w:r w:rsidR="002D2FE8">
        <w:rPr>
          <w:rFonts w:ascii="Times New Roman" w:eastAsia="宋体" w:hAnsi="Times New Roman" w:hint="eastAsia"/>
          <w:sz w:val="24"/>
          <w:szCs w:val="24"/>
        </w:rPr>
        <w:t>，</w:t>
      </w:r>
      <w:r w:rsidR="00425A4E">
        <w:rPr>
          <w:rFonts w:ascii="Times New Roman" w:eastAsia="宋体" w:hAnsi="Times New Roman" w:hint="eastAsia"/>
          <w:sz w:val="24"/>
          <w:szCs w:val="24"/>
        </w:rPr>
        <w:t>计算公式如下</w:t>
      </w:r>
      <w:r>
        <w:rPr>
          <w:rFonts w:ascii="Times New Roman" w:eastAsia="宋体" w:hAnsi="Times New Roman" w:hint="eastAsia"/>
          <w:sz w:val="24"/>
          <w:szCs w:val="24"/>
        </w:rPr>
        <w:t>：</w:t>
      </w:r>
    </w:p>
    <w:p w14:paraId="75132946" w14:textId="77777777" w:rsidR="00E41538" w:rsidRPr="00E41538" w:rsidRDefault="00FD4A06" w:rsidP="00E41538">
      <w:pPr>
        <w:spacing w:line="360" w:lineRule="auto"/>
        <w:jc w:val="center"/>
        <w:rPr>
          <w:rFonts w:ascii="Times New Roman" w:eastAsia="宋体" w:hAnsi="Times New Roman"/>
          <w:sz w:val="24"/>
          <w:szCs w:val="24"/>
        </w:rPr>
      </w:pPr>
      <w:r>
        <w:rPr>
          <w:noProof/>
        </w:rPr>
        <w:pict w14:anchorId="56CDC21B">
          <v:shape id="_x0000_i1029" type="#_x0000_t75" alt="" style="width:172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401D3&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D401D3&quot; wsp:rsidRPr=&quot;00D401D3&quot; wsp:rsidRDefault=&quot;00D401D3&quot; wsp:rsidP=&quot;00D401D3&quot;&gt;&lt;m:oMathPara&gt;&lt;m:oMath&gt;&lt;m:r&gt;&lt;w:rPr&gt;&lt;w:rFonts w:ascii=&quot;Cambria Math&quot; w:fareast=&quot;瀹浣&quot; w:h-ansi=&quot;Cambria Math&quot;/&gt;&lt;wx:font wx:val=&quot;Cambria w:MadothcPcPr&gt;&quot;/&gt;&lt;w:i/&gt;&lt;w:sz w:val=&quot;24&quot;/&gt;&lt;w:sz-cs w:val=&quot;24&quot;/&gt;&lt;/w:rPr&gt;&lt;m:t&gt;Accuracy=&lt;/m:t&gt;&lt;/m:r&gt;&lt;m:f&gt;&lt;m:fPr&gt;&lt;m:ctrlPr&gt;&lt;w:rPr&gt;&lt;w:rFonts w:ascii=&quot;Cambria Math&quot; w:fareast=&quot;瀹浣&quot; w:h-ansi=&quot;Cambria Math&quot;/&gt;&lt;wx:font wx:val=&quot;Cambria Math&quot;/&gt;&lt;w:sz w:val=&quot;24&quot;/&gt;&lt;w:sz-cw:s w:doval=cP&quot;2cPr&gt;4&quot;/&gt;&lt;/w:rPr&gt;&lt;/m:ctrlPr&gt;&lt;/m:fPr&gt;&lt;m:num&gt;&lt;m:r&gt;&lt;w:rPr&gt;&lt;w:rFonts w:ascii=&quot;Cambria Math&quot; w:fareast=&quot;瀹浣&quot; w:h-ansi=&quot;Cambria Math&quot;/&gt;&lt;wx:font wx:val=&quot;Cambria Math&quot;/&gt;&lt;w:i/&gt;&lt;w:sz w:val=&quot;24&quot;/&gt;&lt;w:sz-cs w:val=&quot;24&quot;/&gt;&lt;/w:rPr&gt;&lt;m:t&gt;TP+TN&lt;/m:t&gt;&lt;/m:r&gt;&lt;/m:nw:um&gt;&lt;m:doden&gt;&lt;mcP:r&gt;&lt;cPr&gt;w:rPr&gt;&lt;w:rFonts w:ascii=&quot;Cambria Math&quot; w:fareast=&quot;瀹浣&quot; w:h-ansi=&quot;Cambria Math&quot;/&gt;&lt;wx:font wx:val=&quot;Cambria Math&quot;/&gt;&lt;w:i/&gt;&lt;w:sz w:val=&quot;24&quot;/&gt;&lt;w:sz-cs w:val=&quot;24&quot;/&gt;&lt;/w:rPr&gt;&lt;m:t&gt;TP+TN+FN+FP&lt;/m:t&gt;&lt;/m:r&gt;&lt;/m:den&gt;&lt;/m:f&gt;&lt;/m:oMath&gt;&lt;/m:oMathParaw:&gt;&lt;/w:p&gt;&lt;dow:sectPrcP wsp:rcPr&gt;sidR=&quot;00000000&quot; wsp:rsidRPr=&quot;00D401D3&quot;&gt;&lt;w:pgSz w:w=&quot;12240&quot; w:h=&quot;15840&quot;/&gt;&lt;w:pgMar w:top=&quot;1440&quot; w:right=&quot;1800&quot; w:bottom=&quot;1440&quot; w:left=&quot;1800&quot; w:header=&quot;720&quot; w:footer=&quot;720&quot; w:gutter=&quot;0&quot;/&gt;&lt;w:cols w:space=&quot;720&quot;/&gt;&lt;/w:sectPr&gt;&lt;/wx:sect&gt;&lt;/w:body&gt;&lt;/w:wordDocument&gt;">
            <v:imagedata r:id="rId44" o:title="" chromakey="white"/>
          </v:shape>
        </w:pict>
      </w:r>
    </w:p>
    <w:p w14:paraId="7B236A92" w14:textId="77777777" w:rsidR="00E41538" w:rsidRPr="00E41538" w:rsidRDefault="00FD4A06" w:rsidP="00E41538">
      <w:pPr>
        <w:spacing w:line="360" w:lineRule="auto"/>
        <w:jc w:val="center"/>
        <w:rPr>
          <w:rFonts w:ascii="Times New Roman" w:eastAsia="宋体" w:hAnsi="Times New Roman"/>
          <w:sz w:val="24"/>
          <w:szCs w:val="24"/>
        </w:rPr>
      </w:pPr>
      <w:r>
        <w:rPr>
          <w:noProof/>
        </w:rPr>
        <w:pict w14:anchorId="59F8F91A">
          <v:shape id="_x0000_i1028" type="#_x0000_t75" alt="" style="width:111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AF3CC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F3CC7&quot; wsp:rsidRPr=&quot;00AF3CC7&quot; wsp:rsidRDefault=&quot;00AF3CC7&quot; wsp:rsidP=&quot;00AF3CC7&quot;&gt;&lt;m:oMathPara&gt;&lt;m:oMath&gt;&lt;m:r&gt;&lt;w:rPr&gt;&lt;w:rFonts w:ascii=&quot;Cambria Math&quot; w:fareast=&quot;瀹浣&quot; w:h-ansi=&quot;Cambria Math&quot;/&gt;&lt;wx:font wx:val=&quot;Cambria w:MadothcPcPr&gt;&quot;/&gt;&lt;w:i/&gt;&lt;w:sz w:val=&quot;24&quot;/&gt;&lt;w:sz-cs w:val=&quot;24&quot;/&gt;&lt;/w:rPr&gt;&lt;m:t&gt;Preci&lt;/m:t&gt;&lt;/m:r&gt;&lt;m:r&gt;&lt;w:rPr&gt;&lt;w:rFonts w:ascii=&quot;Cambria Math&quot; w:fareast=&quot;瀹浣&quot; w:h-ansi=&quot;Cambria Math&quot; w:hint=&quot;fareast&quot;/&gt;&lt;wx:font wx:val=&quot;Cambria Math&quot;/&gt;&lt;w:i/&gt;&lt;w:sz w:val=&quot;24&quot;/&gt;&lt;w:szw:-cs dow:vacPl=cPr&gt;&quot;24&quot;/&gt;&lt;/w:rPr&gt;&lt;m:t&gt;sion&lt;/m:t&gt;&lt;/m:r&gt;&lt;m:r&gt;&lt;w:rPr&gt;&lt;w:rFonts w:ascii=&quot;Cambria Math&quot; w:fareast=&quot;瀹浣&quot; w:h-ansi=&quot;Cambria Math&quot;/&gt;&lt;wx:font wx:val=&quot;Cambria Math&quot;/&gt;&lt;w:i/&gt;&lt;w:sz w:val=&quot;24&quot;/&gt;&lt;w:sz-cs w:val=&quot;24&quot;/&gt;&lt;/w:rPr&gt;&lt;m:t&gt;=&lt;/m:t&gt;&lt;/m:r&gt;&lt;m:f&gt;&lt;m:fPr&gt;w:&lt;m:ctrdolPr&gt;&lt;wcP:rPrcPr&gt;&gt;&lt;w:rFonts w:ascii=&quot;Cambria Math&quot; w:fareast=&quot;瀹浣&quot; w:h-ansi=&quot;Cambria Math&quot;/&gt;&lt;wx:font wx:val=&quot;Cambria Math&quot;/&gt;&lt;w:sz w:val=&quot;24&quot;/&gt;&lt;w:sz-cs w:val=&quot;24&quot;/&gt;&lt;/w:rPr&gt;&lt;/m:ctrlPr&gt;&lt;/m:fPr&gt;&lt;m:num&gt;&lt;m:r&gt;&lt;w:rPr&gt;&lt;w:rFonts w:ascii=&quot;Cambria Math&quot; w:farw:east=&quot;瀹rdo浣&quot; w:h-&lt;wcPansi:rPrcPr&gt;=&quot;Cambria Math&quot;/&gt;&lt;wx:font wx:val=&quot;Cambria Math&quot;/&gt;&lt;w:i/&gt;&lt;w:sz w:val=&quot;24&quot;/&gt;&lt;w:sz-cs w:val=&quot;24&quot;/&gt;&lt;/w:rPr&gt;&lt;m:t&gt;TP&lt;/m:t&gt;&lt;/m:r&gt;&lt;/m:num&gt;&lt;m:den&gt;&lt;m:r&gt;&lt;w:rPr&gt;&lt;w:rFonts w:ascii=&quot;Cambria Math&quot; w:fareast=&quot;瀹浣&quot; w:h-ansi=&quot;Cambria Matharw:&quot;/&gt;&lt;wx:fontrdo wx:val=&quot;CamcPbria Math&quot;cPr&gt;/&gt;&lt;w:i/&gt;&lt;w:sz w:val=&quot;24&quot;/&gt;&lt;w:sz-cs w:val=&quot;24&quot;/&gt;&lt;/w:rPr&gt;&lt;m:t&gt;TP+FP&lt;/m:t&gt;&lt;/m:r&gt;&lt;/m:den&gt;&lt;/m:f&gt;&lt;/m:oMath&gt;&lt;/m:oMathPara&gt;&lt;/w:p&gt;&lt;w:sectPr wsp:rsidR=&quot;00000000&quot; wsp:rsidRPr=&quot;00AF3CC7&quot;&gt;&lt;w:pgSz w:w=&quot;12240&quot; w:h=&quot;15840&quot;/&gt;&lt;w:pgMar w:top=&quot;1440&quot; w:right=&quot;1800&quot; w:bottom=&quot;1440&quot; w:left=&quot;1800&quot; w:header=&quot;720&quot; w:footer=&quot;720&quot; w:gutter=&quot;0&quot;/&gt;&lt;w:cols w:space=&quot;720&quot;/&gt;&lt;/w:sectPr&gt;&lt;/wx:sect&gt;&lt;/w:body&gt;&lt;/w:wordDocument&gt;">
            <v:imagedata r:id="rId45" o:title="" chromakey="white"/>
          </v:shape>
        </w:pict>
      </w:r>
    </w:p>
    <w:p w14:paraId="18BC64E4" w14:textId="77777777" w:rsidR="006337D7" w:rsidRPr="00E41538" w:rsidRDefault="00FD4A06" w:rsidP="00E41538">
      <w:pPr>
        <w:spacing w:line="360" w:lineRule="auto"/>
        <w:jc w:val="center"/>
        <w:rPr>
          <w:rFonts w:ascii="Times New Roman" w:eastAsia="宋体" w:hAnsi="Times New Roman"/>
          <w:sz w:val="24"/>
          <w:szCs w:val="24"/>
        </w:rPr>
      </w:pPr>
      <w:r>
        <w:rPr>
          <w:noProof/>
        </w:rPr>
        <w:pict w14:anchorId="3D3C2D09">
          <v:shape id="_x0000_i1027" type="#_x0000_t75" alt="" style="width:95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B255E&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CB255E&quot; wsp:rsidRPr=&quot;00CB255E&quot; wsp:rsidRDefault=&quot;00CB255E&quot; wsp:rsidP=&quot;00CB255E&quot;&gt;&lt;m:oMathPara&gt;&lt;m:oMath&gt;&lt;m:r&gt;&lt;w:rPr&gt;&lt;w:rFonts w:ascii=&quot;Cambria Math&quot; w:fareast=&quot;瀹浣&quot; w:h-ansi=&quot;Cambria Math&quot;/&gt;&lt;wx:font wx:val=&quot;Cambria w:MadothcPcPr&gt;&quot;/&gt;&lt;w:i/&gt;&lt;w:sz w:val=&quot;24&quot;/&gt;&lt;w:sz-cs w:val=&quot;24&quot;/&gt;&lt;/w:rPr&gt;&lt;m:t&gt;Recall=&lt;/m:t&gt;&lt;/m:r&gt;&lt;m:f&gt;&lt;m:fPr&gt;&lt;m:ctrlPr&gt;&lt;w:rPr&gt;&lt;w:rFonts w:ascii=&quot;Cambria Math&quot; w:fareast=&quot;瀹浣&quot; w:h-ansi=&quot;Cambria Math&quot;/&gt;&lt;wx:font wx:val=&quot;Cambria Math&quot;/&gt;&lt;w:sz w:val=&quot;24&quot;/&gt;&lt;w:sz-cs w:w:vadol=&quot;2cP4&quot;cPr&gt;/&gt;&lt;/w:rPr&gt;&lt;/m:ctrlPr&gt;&lt;/m:fPr&gt;&lt;m:num&gt;&lt;m:r&gt;&lt;w:rPr&gt;&lt;w:rFonts w:ascii=&quot;Cambria Math&quot; w:fareast=&quot;瀹浣&quot; w:h-ansi=&quot;Cambria Math&quot;/&gt;&lt;wx:font wx:val=&quot;Cambria Math&quot;/&gt;&lt;w:i/&gt;&lt;w:sz w:val=&quot;24&quot;/&gt;&lt;w:sz-cs w:val=&quot;24&quot;/&gt;&lt;/w:rPr&gt;&lt;m:t&gt;TP&lt;/m:t&gt;&lt;/m:r&gt;&lt;/m:num&gt;&lt;mw::den&gt;&lt;dom:r&gt;&lt;wcP:rPrcPr&gt;&gt;&lt;w:rFonts w:ascii=&quot;Cambria Math&quot; w:fareast=&quot;瀹浣&quot; w:h-ansi=&quot;Cambria Math&quot;/&gt;&lt;wx:font wx:val=&quot;Cambria Math&quot;/&gt;&lt;w:i/&gt;&lt;w:sz w:val=&quot;24&quot;/&gt;&lt;w:sz-cs w:val=&quot;24&quot;/&gt;&lt;/w:rPr&gt;&lt;m:t&gt;TP+FN&lt;/m:t&gt;&lt;/m:r&gt;&lt;/m:den&gt;&lt;/m:f&gt;&lt;/m:oMath&gt;&lt;/m:oMathPara&gt;&lt;/w:p&gt;&lt;w:sw:ectPr wsdop:rsidR=cP&quot;00000cPr&gt;000&quot; wsp:rsidRPr=&quot;00CB255E&quot;&gt;&lt;w:pgSz w:w=&quot;12240&quot; w:h=&quot;15840&quot;/&gt;&lt;w:pgMar w:top=&quot;1440&quot; w:right=&quot;1800&quot; w:bottom=&quot;1440&quot; w:left=&quot;1800&quot; w:header=&quot;720&quot; w:footer=&quot;720&quot; w:gutter=&quot;0&quot;/&gt;&lt;w:cols w:space=&quot;720&quot;/&gt;&lt;/w:sectPr&gt;&lt;/wx:sect&gt;&lt;/w:body&gt;&lt;/w:wordDocument&gt;">
            <v:imagedata r:id="rId46" o:title="" chromakey="white"/>
          </v:shape>
        </w:pict>
      </w:r>
    </w:p>
    <w:p w14:paraId="0E77506E" w14:textId="77777777" w:rsidR="00271DDC" w:rsidRPr="00A84A57" w:rsidRDefault="00FD4A06" w:rsidP="00271DDC">
      <w:pPr>
        <w:spacing w:line="360" w:lineRule="auto"/>
        <w:jc w:val="center"/>
        <w:rPr>
          <w:rFonts w:ascii="Times New Roman" w:eastAsia="宋体" w:hAnsi="Times New Roman"/>
          <w:sz w:val="24"/>
          <w:szCs w:val="24"/>
        </w:rPr>
      </w:pPr>
      <w:r>
        <w:rPr>
          <w:noProof/>
        </w:rPr>
        <w:pict w14:anchorId="6B7F30BF">
          <v:shape id="_x0000_i1026" type="#_x0000_t75" alt="" style="width:193pt;height:32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189D&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F189D&quot; wsp:rsidRPr=&quot;001F189D&quot; wsp:rsidRDefault=&quot;001F189D&quot; wsp:rsidP=&quot;001F189D&quot;&gt;&lt;m:oMathPara&gt;&lt;m:oMath&gt;&lt;m:r&gt;&lt;w:rPr&gt;&lt;w:rFonts w:ascii=&quot;Cambria Math&quot; w:fareast=&quot;瀹浣&quot; w:h-ansi=&quot;Cambria Math&quot;/&gt;&lt;wx:font wx:val=&quot;Cambria w:MadothcPcPr&gt;&quot;/&gt;&lt;w:i/&gt;&lt;w:sz w:val=&quot;24&quot;/&gt;&lt;w:sz-cs w:val=&quot;24&quot;/&gt;&lt;/w:rPr&gt;&lt;m:t&gt;F1-score=2&lt;/m:t&gt;&lt;/m:r&gt;&lt;m:f&gt;&lt;m:fPr&gt;&lt;m:ctrlPr&gt;&lt;w:rPr&gt;&lt;w:rFonts w:ascii=&quot;Cambria Math&quot; w:fareast=&quot;瀹浣&quot; w:h-ansi=&quot;Cambria Math&quot;/&gt;&lt;wx:font wx:val=&quot;Cambria Math&quot;/&gt;&lt;w:sz w:val=&quot;24&quot;/&gt;&lt;w:sz-w:cs wdo:valcPthcPr&gt;=&quot;24&quot;/&gt;&lt;/w:rPr&gt;&lt;/m:ctrlPr&gt;&lt;/m:fPr&gt;&lt;m:num&gt;&lt;m:r&gt;&lt;w:rPr&gt;&lt;w:rFonts w:ascii=&quot;Cambria Math&quot; w:fareast=&quot;瀹浣&quot; w:h-ansi=&quot;Cambria Math&quot;/&gt;&lt;wx:font wx:val=&quot;Cambria Math&quot;/&gt;&lt;w:i/&gt;&lt;w:sz w:val=&quot;24&quot;/&gt;&lt;w:sz-cs w:val=&quot;24&quot;/&gt;&lt;/w:rPr&gt;&lt;m:t&gt;PrecisionRecall&lt;/m:w:t&gt;&lt;/m:dor&gt;&lt;/m:cPnuthcPr&gt;m&gt;&lt;m:den&gt;&lt;m:r&gt;&lt;w:rPr&gt;&lt;w:rFonts w:ascii=&quot;Cambria Math&quot; w:fareast=&quot;瀹浣&quot; w:h-ansi=&quot;Cambria Math&quot;/&gt;&lt;wx:font wx:val=&quot;Cambria Math&quot;/&gt;&lt;w:i/&gt;&lt;w:sz w:val=&quot;24&quot;/&gt;&lt;w:sz-cs w:val=&quot;24&quot;/&gt;&lt;/w:rPr&gt;&lt;m:t&gt;Precision+Recall&lt;/m:t&gt;&lt;/m:r&gt;&lt;/m:den&gt;&lt;/m:f&gt;&lt;/mw::oMath&gt;&lt;do/m:oMathcPPara&gt;&lt;cPr&gt;/w:p&gt;&lt;w:sectPr wsp:rsidR=&quot;00000000&quot; wsp:rsidRPr=&quot;001F189D&quot;&gt;&lt;w:pgSz w:w=&quot;12240&quot; w:h=&quot;15840&quot;/&gt;&lt;w:pgMar w:top=&quot;1440&quot; w:right=&quot;1800&quot; w:bottom=&quot;1440&quot; w:left=&quot;1800&quot; w:header=&quot;720&quot; w:footer=&quot;720&quot; w:gutter=&quot;0&quot;/&gt;&lt;w:cols w:space=&quot;720&quot;/&gt;&lt;/w:sectPr&gt;&lt;/wx:sect&gt;&lt;/w:body&gt;&lt;/w:wordDocument&gt;">
            <v:imagedata r:id="rId47" o:title="" chromakey="white"/>
          </v:shape>
        </w:pict>
      </w:r>
    </w:p>
    <w:p w14:paraId="12553806" w14:textId="77777777" w:rsidR="00271DDC" w:rsidRDefault="00A84A57" w:rsidP="00271DDC">
      <w:pPr>
        <w:spacing w:line="360" w:lineRule="auto"/>
        <w:ind w:firstLine="420"/>
        <w:rPr>
          <w:rFonts w:ascii="Times New Roman" w:eastAsia="宋体" w:hAnsi="Times New Roman"/>
          <w:sz w:val="24"/>
          <w:szCs w:val="24"/>
        </w:rPr>
      </w:pPr>
      <w:r w:rsidRPr="00A84A57">
        <w:rPr>
          <w:rFonts w:ascii="Times New Roman" w:eastAsia="宋体" w:hAnsi="Times New Roman" w:hint="eastAsia"/>
          <w:sz w:val="24"/>
          <w:szCs w:val="24"/>
        </w:rPr>
        <w:t>TP(True Positive)</w:t>
      </w:r>
      <w:r w:rsidRPr="00A84A57">
        <w:rPr>
          <w:rFonts w:ascii="Times New Roman" w:eastAsia="宋体" w:hAnsi="Times New Roman" w:hint="eastAsia"/>
          <w:sz w:val="24"/>
          <w:szCs w:val="24"/>
        </w:rPr>
        <w:t>表示正确预测的异常网络流量的数量</w:t>
      </w:r>
      <w:r w:rsidR="00C55378">
        <w:rPr>
          <w:rFonts w:ascii="Times New Roman" w:eastAsia="宋体" w:hAnsi="Times New Roman" w:hint="eastAsia"/>
          <w:sz w:val="24"/>
          <w:szCs w:val="24"/>
        </w:rPr>
        <w:t>。</w:t>
      </w:r>
      <w:r w:rsidRPr="00A84A57">
        <w:rPr>
          <w:rFonts w:ascii="Times New Roman" w:eastAsia="宋体" w:hAnsi="Times New Roman" w:hint="eastAsia"/>
          <w:sz w:val="24"/>
          <w:szCs w:val="24"/>
        </w:rPr>
        <w:t>FP(False Positive)</w:t>
      </w:r>
      <w:r w:rsidRPr="00A84A57">
        <w:rPr>
          <w:rFonts w:ascii="Times New Roman" w:eastAsia="宋体" w:hAnsi="Times New Roman" w:hint="eastAsia"/>
          <w:sz w:val="24"/>
          <w:szCs w:val="24"/>
        </w:rPr>
        <w:t>表</w:t>
      </w:r>
      <w:r w:rsidRPr="00A84A57">
        <w:rPr>
          <w:rFonts w:ascii="Times New Roman" w:eastAsia="宋体" w:hAnsi="Times New Roman" w:hint="eastAsia"/>
          <w:sz w:val="24"/>
          <w:szCs w:val="24"/>
        </w:rPr>
        <w:lastRenderedPageBreak/>
        <w:t>示正常网络流量被误判为异常网络流量的数量</w:t>
      </w:r>
      <w:r w:rsidR="00C55378">
        <w:rPr>
          <w:rFonts w:ascii="Times New Roman" w:eastAsia="宋体" w:hAnsi="Times New Roman" w:hint="eastAsia"/>
          <w:sz w:val="24"/>
          <w:szCs w:val="24"/>
        </w:rPr>
        <w:t>。</w:t>
      </w:r>
      <w:r w:rsidRPr="00A84A57">
        <w:rPr>
          <w:rFonts w:ascii="Times New Roman" w:eastAsia="宋体" w:hAnsi="Times New Roman" w:hint="eastAsia"/>
          <w:sz w:val="24"/>
          <w:szCs w:val="24"/>
        </w:rPr>
        <w:t>TN(True Negative)</w:t>
      </w:r>
      <w:r w:rsidRPr="00A84A57">
        <w:rPr>
          <w:rFonts w:ascii="Times New Roman" w:eastAsia="宋体" w:hAnsi="Times New Roman" w:hint="eastAsia"/>
          <w:sz w:val="24"/>
          <w:szCs w:val="24"/>
        </w:rPr>
        <w:t>表示正确预测的正常网络流量的个数</w:t>
      </w:r>
      <w:r w:rsidR="00C55378">
        <w:rPr>
          <w:rFonts w:ascii="Times New Roman" w:eastAsia="宋体" w:hAnsi="Times New Roman" w:hint="eastAsia"/>
          <w:sz w:val="24"/>
          <w:szCs w:val="24"/>
        </w:rPr>
        <w:t>。</w:t>
      </w:r>
      <w:r w:rsidRPr="00A84A57">
        <w:rPr>
          <w:rFonts w:ascii="Times New Roman" w:eastAsia="宋体" w:hAnsi="Times New Roman" w:hint="eastAsia"/>
          <w:sz w:val="24"/>
          <w:szCs w:val="24"/>
        </w:rPr>
        <w:t>FN(FalseNegative)</w:t>
      </w:r>
      <w:r w:rsidRPr="00A84A57">
        <w:rPr>
          <w:rFonts w:ascii="Times New Roman" w:eastAsia="宋体" w:hAnsi="Times New Roman" w:hint="eastAsia"/>
          <w:sz w:val="24"/>
          <w:szCs w:val="24"/>
        </w:rPr>
        <w:t>表示异常网络流量被误标记为正常网络流量的个数。</w:t>
      </w:r>
    </w:p>
    <w:p w14:paraId="6A52EA29" w14:textId="77777777" w:rsidR="00C55378" w:rsidRDefault="00084C82" w:rsidP="00C55378">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攻击</w:t>
      </w:r>
      <w:r w:rsidR="008C33A7">
        <w:rPr>
          <w:rFonts w:ascii="Times New Roman" w:eastAsia="宋体" w:hAnsi="Times New Roman" w:hint="eastAsia"/>
          <w:sz w:val="24"/>
          <w:szCs w:val="24"/>
        </w:rPr>
        <w:t>类型</w:t>
      </w:r>
      <w:r>
        <w:rPr>
          <w:rFonts w:ascii="Times New Roman" w:eastAsia="宋体" w:hAnsi="Times New Roman" w:hint="eastAsia"/>
          <w:sz w:val="24"/>
          <w:szCs w:val="24"/>
        </w:rPr>
        <w:t>识别</w:t>
      </w:r>
      <w:r w:rsidR="00C55378">
        <w:rPr>
          <w:rFonts w:ascii="Times New Roman" w:eastAsia="宋体" w:hAnsi="Times New Roman" w:hint="eastAsia"/>
          <w:sz w:val="24"/>
          <w:szCs w:val="24"/>
        </w:rPr>
        <w:t>任务中</w:t>
      </w:r>
      <w:r w:rsidR="00271DDC">
        <w:rPr>
          <w:rFonts w:ascii="Times New Roman" w:eastAsia="宋体" w:hAnsi="Times New Roman" w:hint="eastAsia"/>
          <w:sz w:val="24"/>
          <w:szCs w:val="24"/>
        </w:rPr>
        <w:t>，评测标准为类型识别的准确率，即：</w:t>
      </w:r>
    </w:p>
    <w:p w14:paraId="09EE18A4" w14:textId="77777777" w:rsidR="00F01383" w:rsidRPr="00E41538" w:rsidRDefault="00FD4A06" w:rsidP="00C55378">
      <w:pPr>
        <w:spacing w:line="360" w:lineRule="auto"/>
        <w:ind w:firstLineChars="200" w:firstLine="420"/>
        <w:rPr>
          <w:rFonts w:ascii="Times New Roman" w:eastAsia="宋体" w:hAnsi="Times New Roman"/>
          <w:sz w:val="24"/>
          <w:szCs w:val="24"/>
        </w:rPr>
      </w:pPr>
      <w:r>
        <w:rPr>
          <w:noProof/>
        </w:rPr>
        <w:pict w14:anchorId="17F0CB04">
          <v:shape id="_x0000_i1025" type="#_x0000_t75" alt="" style="width:162pt;height:47pt;mso-width-percent:0;mso-height-percent:0;mso-width-percent:0;mso-height-percent:0" equationxml="&lt;?xml version=&quot;1.0&quot; encoding=&quot;UTF-8&quot; standalone=&quot;yes&quot;?&gt;&#13;&#13;&#13;&#13;&#10;&lt;?mso-application progid=&quot;Word.Document&quot;?&gt;&#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4EB6&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EB4EB6&quot; wsp:rsidRPr=&quot;00EB4EB6&quot; wsp:rsidRDefault=&quot;00EB4EB6&quot; wsp:rsidP=&quot;00EB4EB6&quot;&gt;&lt;m:oMathPara&gt;&lt;m:oMath&gt;&lt;m:r&gt;&lt;w:rPr&gt;&lt;w:rFonts w:ascii=&quot;Cambria Math&quot; w:fareast=&quot;瀹浣&quot; w:h-ansi=&quot;Cambria Math&quot;/&gt;&lt;wx:font wx:val=&quot;Cambria w:MadothcPcPr&gt;&quot;/&gt;&lt;w:i/&gt;&lt;w:sz w:val=&quot;24&quot;/&gt;&lt;w:sz-cs w:val=&quot;24&quot;/&gt;&lt;/w:rPr&gt;&lt;m:t&gt;Accuracy=&lt;/m:t&gt;&lt;/m:r&gt;&lt;m:f&gt;&lt;m:fPr&gt;&lt;m:ctrlPr&gt;&lt;w:rPr&gt;&lt;w:rFonts w:ascii=&quot;Cambria Math&quot; w:fareast=&quot;瀹浣&quot; w:h-ansi=&quot;Cambria Math&quot;/&gt;&lt;wx:font wx:val=&quot;Cambria Math&quot;/&gt;&lt;w:i/&gt;&lt;w:sz w:val=&quot;24&quot;/&gt;&lt;w:w:szdo-cs cPw:cPr&gt;val=&quot;24&quot;/&gt;&lt;/w:rPr&gt;&lt;/m:ctrlPr&gt;&lt;/m:fPr&gt;&lt;m:num&gt;&lt;m:r&gt;&lt;m:rPr&gt;&lt;m:sty m:val=&quot;p&quot;/&gt;&lt;/m:rPr&gt;&lt;w:rPr&gt;&lt;w:rFonts w:ascii=&quot;Cambria Math&quot; w:fareast=&quot;瀹浣&quot; w:h-ansi=&quot;Cambria Math&quot; w:hint=&quot;fareast&quot;/&gt;&lt;wx:font wx:val=&quot;瀹浣&quot;/&gt;&lt;w:sz w:val=&quot;24&quot;/&gt;&lt;w:sz-cs w:val&gt;&lt;w:=&quot;24&quot;/szdo&gt;&lt;/w:rs cPPrs w:cPr&gt;&gt;&lt;m:t&gt;璇姝ｇ‘ 锋凹/m:t&gt;&lt;/m:r&gt;&lt;/m:num&gt;&lt;m:den&gt;&lt;m:r&gt;&lt;m:rPr&gt;&lt;m:sty m:val=&quot;p&quot;/&gt;&lt;/m:rPr&gt;&lt;w:rPr&gt;&lt;w:rFonts w:ascii=&quot;Cambria Math&quot; w:fareast=&quot;瀹浣&quot; w:h-ansi=&quot;Cambria Math&quot; w:hint=&quot;fareast&quot;/&gt;&lt;wx:font wx:val=&quot;瀹浣&quot;/&gt;&lt;w:sz w:val=&quot;24&quot;/&gt;&lt; w:val&gt;&lt;w:w:sz-cs w:=&quot;24&quot;/szdoval=:val=&quot;&gt;&lt;/w:rs cP24&quot;/&gt;&lt;/w:rPrs w:cPr&gt;&quot;24&quot;/&gt;&lt;/w:rPr&gt;&lt;m:t&gt;ü绘璇 锋凹/m:t&gt;&lt;/m:r&gt;&lt;/m:den&gt;&lt;/m:f&gt;&lt;/m:oMath&gt;&lt;/m:oMathPara&gt;&lt;/w:p&gt;&lt;w:sectPr wsp:rsidR=&quot;00000000&quot; wsp:rsidRPr=&quot;00EB4EB6&quot;&gt;&lt;w:pgSz w:w=&quot;12240&quot; w:h=&quot;15840&quot;/&gt;&lt;w:pgMar w:top=&quot;1440&quot; w:&lt;w:right=&quot;1800&quot; w:bottozdom=&quot;1440&quot; w:left=&quot;180 cP0&quot; w:header:rPrs w:cPr&gt;=&quot;720&quot; w:footer=&quot;720&quot; w:gutter=&quot;0&quot;/&gt;&lt;w:cols w:space=&quot;720&quot;/&gt;&lt;/w:sectPr&gt;&lt;/wx:sect&gt;&lt;/w:body&gt;&lt;/w:wordDocument&gt;">
            <v:imagedata r:id="rId48" o:title="" chromakey="white"/>
          </v:shape>
        </w:pict>
      </w:r>
    </w:p>
    <w:p w14:paraId="0E33F4B8" w14:textId="77777777" w:rsidR="0033354E" w:rsidRDefault="002D2FE8" w:rsidP="002D2FE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基准方法</w:t>
      </w:r>
    </w:p>
    <w:p w14:paraId="7A3FDF9A" w14:textId="77777777" w:rsidR="00425A4E" w:rsidRDefault="002D2FE8" w:rsidP="00425A4E">
      <w:pPr>
        <w:spacing w:line="360" w:lineRule="auto"/>
        <w:ind w:firstLineChars="200" w:firstLine="480"/>
        <w:rPr>
          <w:rFonts w:ascii="Times New Roman" w:eastAsia="宋体" w:hAnsi="Times New Roman"/>
          <w:sz w:val="24"/>
          <w:szCs w:val="24"/>
        </w:rPr>
      </w:pPr>
      <w:r w:rsidRPr="00E54DD8">
        <w:rPr>
          <w:rFonts w:ascii="Times New Roman" w:eastAsia="宋体" w:hAnsi="Times New Roman" w:hint="eastAsia"/>
          <w:sz w:val="24"/>
          <w:szCs w:val="24"/>
        </w:rPr>
        <w:t>本研究</w:t>
      </w:r>
      <w:r w:rsidR="00E54DD8" w:rsidRPr="00E54DD8">
        <w:rPr>
          <w:rFonts w:ascii="Times New Roman" w:eastAsia="宋体" w:hAnsi="Times New Roman" w:hint="eastAsia"/>
          <w:sz w:val="24"/>
          <w:szCs w:val="24"/>
        </w:rPr>
        <w:t>使用基于传统特征工程的机器学习算法为基准方法</w:t>
      </w:r>
      <w:r w:rsidR="00E728D8">
        <w:rPr>
          <w:rFonts w:ascii="Times New Roman" w:eastAsia="宋体" w:hAnsi="Times New Roman" w:hint="eastAsia"/>
          <w:sz w:val="24"/>
          <w:szCs w:val="24"/>
        </w:rPr>
        <w:t>,</w:t>
      </w:r>
      <w:r w:rsidR="00E728D8">
        <w:rPr>
          <w:rFonts w:ascii="Times New Roman" w:eastAsia="宋体" w:hAnsi="Times New Roman" w:hint="eastAsia"/>
          <w:sz w:val="24"/>
          <w:szCs w:val="24"/>
        </w:rPr>
        <w:t>包括</w:t>
      </w:r>
      <w:r w:rsidR="00E9714B">
        <w:rPr>
          <w:rFonts w:ascii="Times New Roman" w:eastAsia="宋体" w:hAnsi="Times New Roman" w:hint="eastAsia"/>
          <w:sz w:val="24"/>
          <w:szCs w:val="24"/>
        </w:rPr>
        <w:t>ANN</w:t>
      </w:r>
      <w:r w:rsidR="00E9714B">
        <w:rPr>
          <w:rFonts w:ascii="Times New Roman" w:eastAsia="宋体" w:hAnsi="Times New Roman" w:hint="eastAsia"/>
          <w:sz w:val="24"/>
          <w:szCs w:val="24"/>
        </w:rPr>
        <w:t>、</w:t>
      </w:r>
      <w:r w:rsidR="00E728D8">
        <w:rPr>
          <w:rFonts w:ascii="Times New Roman" w:eastAsia="宋体" w:hAnsi="Times New Roman" w:hint="eastAsia"/>
          <w:sz w:val="24"/>
          <w:szCs w:val="24"/>
        </w:rPr>
        <w:t>RF</w:t>
      </w:r>
      <w:r w:rsidR="00E728D8">
        <w:rPr>
          <w:rFonts w:ascii="Times New Roman" w:eastAsia="宋体" w:hAnsi="Times New Roman" w:hint="eastAsia"/>
          <w:sz w:val="24"/>
          <w:szCs w:val="24"/>
        </w:rPr>
        <w:t>、</w:t>
      </w:r>
      <w:r w:rsidR="00354EE5">
        <w:rPr>
          <w:rFonts w:ascii="Times New Roman" w:eastAsia="宋体" w:hAnsi="Times New Roman" w:hint="eastAsia"/>
          <w:sz w:val="24"/>
          <w:szCs w:val="24"/>
        </w:rPr>
        <w:t>XGBoost</w:t>
      </w:r>
      <w:r w:rsidR="00E728D8">
        <w:rPr>
          <w:rFonts w:ascii="Times New Roman" w:eastAsia="宋体" w:hAnsi="Times New Roman" w:hint="eastAsia"/>
          <w:sz w:val="24"/>
          <w:szCs w:val="24"/>
        </w:rPr>
        <w:t>。</w:t>
      </w:r>
      <w:r w:rsidR="00E54DD8" w:rsidRPr="00E54DD8">
        <w:rPr>
          <w:rFonts w:ascii="Times New Roman" w:eastAsia="宋体" w:hAnsi="Times New Roman" w:hint="eastAsia"/>
          <w:sz w:val="24"/>
          <w:szCs w:val="24"/>
        </w:rPr>
        <w:t>传统方法从特征的</w:t>
      </w:r>
      <w:r w:rsidR="00E54DD8">
        <w:rPr>
          <w:rFonts w:ascii="Times New Roman" w:eastAsia="宋体" w:hAnsi="Times New Roman" w:hint="eastAsia"/>
          <w:sz w:val="24"/>
          <w:szCs w:val="24"/>
        </w:rPr>
        <w:t>角度</w:t>
      </w:r>
      <w:r w:rsidR="00E728D8">
        <w:rPr>
          <w:rFonts w:ascii="Times New Roman" w:eastAsia="宋体" w:hAnsi="Times New Roman" w:hint="eastAsia"/>
          <w:sz w:val="24"/>
          <w:szCs w:val="24"/>
        </w:rPr>
        <w:t>，使用特征工程得到特征向量，模型将特征映射至对应标签。</w:t>
      </w:r>
      <w:r w:rsidR="000B3138">
        <w:rPr>
          <w:rFonts w:ascii="Times New Roman" w:eastAsia="宋体" w:hAnsi="Times New Roman" w:hint="eastAsia"/>
          <w:sz w:val="24"/>
          <w:szCs w:val="24"/>
        </w:rPr>
        <w:t>本研究在不同基准方法上分别使用</w:t>
      </w:r>
      <w:r w:rsidR="000B3138">
        <w:rPr>
          <w:rFonts w:ascii="Times New Roman" w:eastAsia="宋体" w:hAnsi="Times New Roman" w:hint="eastAsia"/>
          <w:sz w:val="24"/>
          <w:szCs w:val="24"/>
        </w:rPr>
        <w:t>COAP</w:t>
      </w:r>
      <w:r w:rsidR="000B3138">
        <w:rPr>
          <w:rFonts w:ascii="Times New Roman" w:eastAsia="宋体" w:hAnsi="Times New Roman" w:hint="eastAsia"/>
          <w:sz w:val="24"/>
          <w:szCs w:val="24"/>
        </w:rPr>
        <w:t>和</w:t>
      </w:r>
      <w:r w:rsidR="000B3138">
        <w:rPr>
          <w:rFonts w:ascii="Times New Roman" w:eastAsia="宋体" w:hAnsi="Times New Roman" w:hint="eastAsia"/>
          <w:sz w:val="24"/>
          <w:szCs w:val="24"/>
        </w:rPr>
        <w:t>SSPE</w:t>
      </w:r>
      <w:r w:rsidR="000B3138">
        <w:rPr>
          <w:rFonts w:ascii="Times New Roman" w:eastAsia="宋体" w:hAnsi="Times New Roman" w:hint="eastAsia"/>
          <w:sz w:val="24"/>
          <w:szCs w:val="24"/>
        </w:rPr>
        <w:t>特征，以对比它们在分类任务中与传统方法的表现差异</w:t>
      </w:r>
      <w:r w:rsidR="00425A4E">
        <w:rPr>
          <w:rFonts w:ascii="Times New Roman" w:eastAsia="宋体" w:hAnsi="Times New Roman" w:hint="eastAsia"/>
          <w:sz w:val="24"/>
          <w:szCs w:val="24"/>
        </w:rPr>
        <w:t>，验证融入位置信息的有效性。</w:t>
      </w:r>
    </w:p>
    <w:p w14:paraId="7F720FF3" w14:textId="77777777" w:rsidR="00E9714B" w:rsidRPr="00E9714B" w:rsidRDefault="00E9714B" w:rsidP="00E9714B">
      <w:pPr>
        <w:spacing w:line="360" w:lineRule="auto"/>
        <w:ind w:firstLineChars="200" w:firstLine="480"/>
        <w:rPr>
          <w:rFonts w:ascii="Times New Roman" w:eastAsia="宋体" w:hAnsi="Times New Roman"/>
          <w:sz w:val="24"/>
          <w:szCs w:val="24"/>
        </w:rPr>
      </w:pPr>
      <w:r w:rsidRPr="00E9714B">
        <w:rPr>
          <w:rFonts w:ascii="Times New Roman" w:eastAsia="宋体" w:hAnsi="Times New Roman"/>
          <w:sz w:val="24"/>
          <w:szCs w:val="24"/>
        </w:rPr>
        <w:t>ANN</w:t>
      </w:r>
      <w:r>
        <w:rPr>
          <w:rFonts w:ascii="Times New Roman" w:eastAsia="宋体" w:hAnsi="Times New Roman" w:hint="eastAsia"/>
          <w:sz w:val="24"/>
          <w:szCs w:val="24"/>
        </w:rPr>
        <w:t>：</w:t>
      </w:r>
      <w:r w:rsidRPr="00E9714B">
        <w:rPr>
          <w:rFonts w:ascii="Times New Roman" w:eastAsia="宋体" w:hAnsi="Times New Roman"/>
          <w:sz w:val="24"/>
          <w:szCs w:val="24"/>
        </w:rPr>
        <w:t>通过寻找最佳超平面来最大化类间间隔，尤其适用于高维空间中的分类任务，但在大规模数据集上训练时计算复杂度较高。</w:t>
      </w:r>
    </w:p>
    <w:p w14:paraId="55DAEAF7" w14:textId="77777777" w:rsidR="00354EE5" w:rsidRDefault="00F521E1" w:rsidP="00F521E1">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RF</w:t>
      </w:r>
      <w:r w:rsidR="00354EE5">
        <w:rPr>
          <w:rFonts w:ascii="Times New Roman" w:eastAsia="宋体" w:hAnsi="Times New Roman" w:hint="eastAsia"/>
          <w:sz w:val="24"/>
          <w:szCs w:val="24"/>
        </w:rPr>
        <w:t>：</w:t>
      </w:r>
      <w:r w:rsidRPr="00F521E1">
        <w:rPr>
          <w:rFonts w:ascii="Times New Roman" w:eastAsia="宋体" w:hAnsi="Times New Roman"/>
          <w:sz w:val="24"/>
          <w:szCs w:val="24"/>
        </w:rPr>
        <w:t>集成学习方法，通过构建多棵决策树并对其输出进行投票来完成分类任务，具有较强的鲁棒性和对数据噪声的容忍性。</w:t>
      </w:r>
    </w:p>
    <w:p w14:paraId="4A74F227" w14:textId="77777777" w:rsidR="00657E37" w:rsidRPr="00657E37" w:rsidRDefault="00657E37" w:rsidP="00354EE5">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XGBoost</w:t>
      </w:r>
      <w:r>
        <w:rPr>
          <w:rFonts w:ascii="Times New Roman" w:eastAsia="宋体" w:hAnsi="Times New Roman" w:hint="eastAsia"/>
          <w:sz w:val="24"/>
          <w:szCs w:val="24"/>
        </w:rPr>
        <w:t>：</w:t>
      </w:r>
      <w:r w:rsidRPr="00657E37">
        <w:rPr>
          <w:rFonts w:ascii="Times New Roman" w:eastAsia="宋体" w:hAnsi="Times New Roman" w:hint="eastAsia"/>
          <w:sz w:val="24"/>
          <w:szCs w:val="24"/>
        </w:rPr>
        <w:t>基于梯度提升的集成算法，能够通过加权决策树的组合来处理复杂的分类问题，具备强大的泛化能力和较快的训练速度。</w:t>
      </w:r>
    </w:p>
    <w:p w14:paraId="037A95A4" w14:textId="77777777" w:rsidR="000B3138" w:rsidRDefault="000B3138" w:rsidP="000B3138">
      <w:pPr>
        <w:spacing w:line="360" w:lineRule="auto"/>
        <w:rPr>
          <w:rFonts w:ascii="Times New Roman" w:eastAsia="宋体" w:hAnsi="Times New Roman"/>
          <w:sz w:val="24"/>
          <w:szCs w:val="24"/>
        </w:rPr>
      </w:pPr>
    </w:p>
    <w:p w14:paraId="10CB7565" w14:textId="77777777" w:rsidR="00144903" w:rsidRDefault="00144903"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训练过程</w:t>
      </w:r>
    </w:p>
    <w:p w14:paraId="68635BBC" w14:textId="77777777" w:rsidR="009C71F9" w:rsidRDefault="00144903" w:rsidP="009C71F9">
      <w:pPr>
        <w:spacing w:line="360" w:lineRule="auto"/>
        <w:ind w:firstLineChars="200" w:firstLine="480"/>
        <w:rPr>
          <w:rFonts w:ascii="Times New Roman" w:eastAsia="宋体" w:hAnsi="Times New Roman"/>
          <w:sz w:val="24"/>
          <w:szCs w:val="24"/>
        </w:rPr>
      </w:pPr>
      <w:r w:rsidRPr="00144903">
        <w:rPr>
          <w:rFonts w:ascii="Times New Roman" w:eastAsia="宋体" w:hAnsi="Times New Roman" w:hint="eastAsia"/>
          <w:sz w:val="24"/>
          <w:szCs w:val="24"/>
        </w:rPr>
        <w:t>采用</w:t>
      </w:r>
      <w:r w:rsidRPr="00144903">
        <w:rPr>
          <w:rFonts w:ascii="Times New Roman" w:eastAsia="宋体" w:hAnsi="Times New Roman" w:hint="eastAsia"/>
          <w:sz w:val="24"/>
          <w:szCs w:val="24"/>
        </w:rPr>
        <w:t>5</w:t>
      </w:r>
      <w:r w:rsidRPr="00144903">
        <w:rPr>
          <w:rFonts w:ascii="Times New Roman" w:eastAsia="宋体" w:hAnsi="Times New Roman" w:hint="eastAsia"/>
          <w:sz w:val="24"/>
          <w:szCs w:val="24"/>
        </w:rPr>
        <w:t>折交叉验证方法，将数据随机切分为</w:t>
      </w:r>
      <w:r w:rsidRPr="00144903">
        <w:rPr>
          <w:rFonts w:ascii="Times New Roman" w:eastAsia="宋体" w:hAnsi="Times New Roman" w:hint="eastAsia"/>
          <w:sz w:val="24"/>
          <w:szCs w:val="24"/>
        </w:rPr>
        <w:t>5</w:t>
      </w:r>
      <w:r w:rsidRPr="00144903">
        <w:rPr>
          <w:rFonts w:ascii="Times New Roman" w:eastAsia="宋体" w:hAnsi="Times New Roman" w:hint="eastAsia"/>
          <w:sz w:val="24"/>
          <w:szCs w:val="24"/>
        </w:rPr>
        <w:t>份</w:t>
      </w:r>
      <w:r w:rsidRPr="00144903">
        <w:rPr>
          <w:rFonts w:ascii="Times New Roman" w:eastAsia="宋体" w:hAnsi="Times New Roman" w:hint="eastAsia"/>
          <w:sz w:val="24"/>
          <w:szCs w:val="24"/>
        </w:rPr>
        <w:t>,</w:t>
      </w:r>
      <w:r w:rsidRPr="00144903">
        <w:rPr>
          <w:rFonts w:ascii="Times New Roman" w:eastAsia="宋体" w:hAnsi="Times New Roman" w:hint="eastAsia"/>
          <w:sz w:val="24"/>
          <w:szCs w:val="24"/>
        </w:rPr>
        <w:t>每次训练时依次选择</w:t>
      </w:r>
      <w:r w:rsidRPr="00144903">
        <w:rPr>
          <w:rFonts w:ascii="Times New Roman" w:eastAsia="宋体" w:hAnsi="Times New Roman" w:hint="eastAsia"/>
          <w:sz w:val="24"/>
          <w:szCs w:val="24"/>
        </w:rPr>
        <w:t>4</w:t>
      </w:r>
      <w:r w:rsidRPr="00144903">
        <w:rPr>
          <w:rFonts w:ascii="Times New Roman" w:eastAsia="宋体" w:hAnsi="Times New Roman" w:hint="eastAsia"/>
          <w:sz w:val="24"/>
          <w:szCs w:val="24"/>
        </w:rPr>
        <w:t>份作为训练集，</w:t>
      </w:r>
      <w:r w:rsidRPr="00144903">
        <w:rPr>
          <w:rFonts w:ascii="Times New Roman" w:eastAsia="宋体" w:hAnsi="Times New Roman" w:hint="eastAsia"/>
          <w:sz w:val="24"/>
          <w:szCs w:val="24"/>
        </w:rPr>
        <w:t>1</w:t>
      </w:r>
      <w:r w:rsidRPr="00144903">
        <w:rPr>
          <w:rFonts w:ascii="Times New Roman" w:eastAsia="宋体" w:hAnsi="Times New Roman" w:hint="eastAsia"/>
          <w:sz w:val="24"/>
          <w:szCs w:val="24"/>
        </w:rPr>
        <w:t>份作为测试集，模型的最终表现为</w:t>
      </w:r>
      <w:r w:rsidRPr="00144903">
        <w:rPr>
          <w:rFonts w:ascii="Times New Roman" w:eastAsia="宋体" w:hAnsi="Times New Roman" w:hint="eastAsia"/>
          <w:sz w:val="24"/>
          <w:szCs w:val="24"/>
        </w:rPr>
        <w:t>5</w:t>
      </w:r>
      <w:r w:rsidRPr="00144903">
        <w:rPr>
          <w:rFonts w:ascii="Times New Roman" w:eastAsia="宋体" w:hAnsi="Times New Roman" w:hint="eastAsia"/>
          <w:sz w:val="24"/>
          <w:szCs w:val="24"/>
        </w:rPr>
        <w:t>次实验的平均结果</w:t>
      </w:r>
      <w:r w:rsidR="009C71F9">
        <w:rPr>
          <w:rFonts w:ascii="Times New Roman" w:eastAsia="宋体" w:hAnsi="Times New Roman" w:hint="eastAsia"/>
          <w:sz w:val="24"/>
          <w:szCs w:val="24"/>
        </w:rPr>
        <w:t>。</w:t>
      </w:r>
      <w:r w:rsidR="009C71F9" w:rsidRPr="009C71F9">
        <w:rPr>
          <w:rFonts w:ascii="Times New Roman" w:eastAsia="宋体" w:hAnsi="Times New Roman" w:hint="eastAsia"/>
          <w:sz w:val="24"/>
          <w:szCs w:val="24"/>
        </w:rPr>
        <w:t>使用</w:t>
      </w:r>
      <w:r w:rsidR="009C71F9" w:rsidRPr="009C71F9">
        <w:rPr>
          <w:rFonts w:ascii="Times New Roman" w:eastAsia="宋体" w:hAnsi="Times New Roman" w:hint="eastAsia"/>
          <w:sz w:val="24"/>
          <w:szCs w:val="24"/>
        </w:rPr>
        <w:t>AutoML</w:t>
      </w:r>
      <w:r w:rsidR="009C71F9" w:rsidRPr="009C71F9">
        <w:rPr>
          <w:rFonts w:ascii="Times New Roman" w:eastAsia="宋体" w:hAnsi="Times New Roman" w:hint="eastAsia"/>
          <w:sz w:val="24"/>
          <w:szCs w:val="24"/>
        </w:rPr>
        <w:t>工具</w:t>
      </w:r>
      <w:r w:rsidR="009C71F9" w:rsidRPr="009C71F9">
        <w:rPr>
          <w:rFonts w:ascii="Times New Roman" w:eastAsia="宋体" w:hAnsi="Times New Roman" w:hint="eastAsia"/>
          <w:sz w:val="24"/>
          <w:szCs w:val="24"/>
        </w:rPr>
        <w:t>H2O(V3.46.0.4)</w:t>
      </w:r>
      <w:r w:rsidR="009C71F9" w:rsidRPr="009C71F9">
        <w:rPr>
          <w:rFonts w:ascii="Times New Roman" w:eastAsia="宋体" w:hAnsi="Times New Roman" w:hint="eastAsia"/>
          <w:sz w:val="24"/>
          <w:szCs w:val="24"/>
        </w:rPr>
        <w:t>进行训练</w:t>
      </w:r>
      <w:r w:rsidR="009C71F9">
        <w:rPr>
          <w:rFonts w:ascii="Times New Roman" w:eastAsia="宋体" w:hAnsi="Times New Roman" w:hint="eastAsia"/>
          <w:sz w:val="24"/>
          <w:szCs w:val="24"/>
        </w:rPr>
        <w:t>，</w:t>
      </w:r>
      <w:r w:rsidR="009C71F9" w:rsidRPr="009C71F9">
        <w:rPr>
          <w:rFonts w:ascii="Times New Roman" w:eastAsia="宋体" w:hAnsi="Times New Roman" w:hint="eastAsia"/>
          <w:sz w:val="24"/>
          <w:szCs w:val="24"/>
        </w:rPr>
        <w:t>修改部分超参数</w:t>
      </w:r>
      <w:r w:rsidR="009C71F9">
        <w:rPr>
          <w:rFonts w:ascii="Times New Roman" w:eastAsia="宋体" w:hAnsi="Times New Roman" w:hint="eastAsia"/>
          <w:sz w:val="24"/>
          <w:szCs w:val="24"/>
        </w:rPr>
        <w:t>见表</w:t>
      </w:r>
      <w:r w:rsidR="009C71F9">
        <w:rPr>
          <w:rFonts w:ascii="Times New Roman" w:eastAsia="宋体" w:hAnsi="Times New Roman" w:hint="eastAsia"/>
          <w:sz w:val="24"/>
          <w:szCs w:val="24"/>
        </w:rPr>
        <w:t>2</w:t>
      </w:r>
      <w:r w:rsidR="009C71F9" w:rsidRPr="009C71F9">
        <w:rPr>
          <w:rFonts w:ascii="Times New Roman" w:eastAsia="宋体" w:hAnsi="Times New Roman" w:hint="eastAsia"/>
          <w:sz w:val="24"/>
          <w:szCs w:val="24"/>
        </w:rPr>
        <w:t>，未修改部分使用</w:t>
      </w:r>
      <w:r w:rsidR="009C71F9" w:rsidRPr="009C71F9">
        <w:rPr>
          <w:rFonts w:ascii="Times New Roman" w:eastAsia="宋体" w:hAnsi="Times New Roman" w:hint="eastAsia"/>
          <w:sz w:val="24"/>
          <w:szCs w:val="24"/>
        </w:rPr>
        <w:t>h2o-3.46.0.4</w:t>
      </w:r>
      <w:r w:rsidR="009C71F9" w:rsidRPr="009C71F9">
        <w:rPr>
          <w:rFonts w:ascii="Times New Roman" w:eastAsia="宋体" w:hAnsi="Times New Roman" w:hint="eastAsia"/>
          <w:sz w:val="24"/>
          <w:szCs w:val="24"/>
        </w:rPr>
        <w:t>默认参数</w:t>
      </w:r>
      <w:r w:rsidR="009C71F9">
        <w:rPr>
          <w:rFonts w:ascii="Times New Roman" w:eastAsia="宋体" w:hAnsi="Times New Roman" w:hint="eastAsia"/>
          <w:sz w:val="24"/>
          <w:szCs w:val="24"/>
        </w:rPr>
        <w:t>。</w:t>
      </w:r>
    </w:p>
    <w:p w14:paraId="46C33667" w14:textId="77777777" w:rsidR="00EB702E" w:rsidRDefault="00EB702E" w:rsidP="00EB702E">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2 </w:t>
      </w:r>
      <w:r>
        <w:rPr>
          <w:rFonts w:ascii="Times New Roman" w:eastAsia="宋体" w:hAnsi="Times New Roman" w:hint="eastAsia"/>
          <w:sz w:val="24"/>
          <w:szCs w:val="24"/>
        </w:rPr>
        <w:t>训练参数</w:t>
      </w:r>
    </w:p>
    <w:tbl>
      <w:tblPr>
        <w:tblW w:w="7938" w:type="dxa"/>
        <w:jc w:val="center"/>
        <w:tblBorders>
          <w:top w:val="single" w:sz="12" w:space="0" w:color="auto"/>
          <w:bottom w:val="single" w:sz="12" w:space="0" w:color="auto"/>
        </w:tblBorders>
        <w:tblLayout w:type="fixed"/>
        <w:tblCellMar>
          <w:top w:w="15" w:type="dxa"/>
          <w:left w:w="15" w:type="dxa"/>
          <w:bottom w:w="15" w:type="dxa"/>
          <w:right w:w="15" w:type="dxa"/>
        </w:tblCellMar>
        <w:tblLook w:val="04A0" w:firstRow="1" w:lastRow="0" w:firstColumn="1" w:lastColumn="0" w:noHBand="0" w:noVBand="1"/>
      </w:tblPr>
      <w:tblGrid>
        <w:gridCol w:w="1126"/>
        <w:gridCol w:w="6812"/>
      </w:tblGrid>
      <w:tr w:rsidR="00EB702E" w:rsidRPr="00992599" w14:paraId="68B4174F" w14:textId="77777777" w:rsidTr="006E1A93">
        <w:trPr>
          <w:jc w:val="center"/>
        </w:trPr>
        <w:tc>
          <w:tcPr>
            <w:tcW w:w="1126" w:type="dxa"/>
            <w:tcBorders>
              <w:top w:val="single" w:sz="12" w:space="0" w:color="auto"/>
              <w:bottom w:val="single" w:sz="4" w:space="0" w:color="auto"/>
            </w:tcBorders>
            <w:tcMar>
              <w:top w:w="75" w:type="dxa"/>
              <w:left w:w="75" w:type="dxa"/>
              <w:bottom w:w="75" w:type="dxa"/>
              <w:right w:w="75" w:type="dxa"/>
            </w:tcMar>
            <w:vAlign w:val="center"/>
            <w:hideMark/>
          </w:tcPr>
          <w:p w14:paraId="4A0AF7F7" w14:textId="77777777" w:rsidR="00EB702E" w:rsidRPr="006E1A93" w:rsidRDefault="00EB702E" w:rsidP="00756083">
            <w:pPr>
              <w:pStyle w:val="af2"/>
              <w:jc w:val="center"/>
              <w:rPr>
                <w:rFonts w:eastAsia="宋体"/>
                <w:b/>
                <w:bCs/>
              </w:rPr>
            </w:pPr>
            <w:r w:rsidRPr="006E1A93">
              <w:rPr>
                <w:rStyle w:val="af5"/>
                <w:rFonts w:eastAsia="宋体"/>
                <w:b w:val="0"/>
                <w:bCs w:val="0"/>
              </w:rPr>
              <w:t>模型</w:t>
            </w:r>
          </w:p>
        </w:tc>
        <w:tc>
          <w:tcPr>
            <w:tcW w:w="6812" w:type="dxa"/>
            <w:tcBorders>
              <w:top w:val="single" w:sz="12" w:space="0" w:color="auto"/>
              <w:bottom w:val="single" w:sz="4" w:space="0" w:color="auto"/>
            </w:tcBorders>
            <w:tcMar>
              <w:top w:w="75" w:type="dxa"/>
              <w:left w:w="75" w:type="dxa"/>
              <w:bottom w:w="75" w:type="dxa"/>
              <w:right w:w="75" w:type="dxa"/>
            </w:tcMar>
            <w:vAlign w:val="center"/>
            <w:hideMark/>
          </w:tcPr>
          <w:p w14:paraId="21D7A3D0" w14:textId="77777777" w:rsidR="00EB702E" w:rsidRPr="006E1A93" w:rsidRDefault="00EB702E" w:rsidP="00756083">
            <w:pPr>
              <w:pStyle w:val="af2"/>
              <w:jc w:val="center"/>
              <w:rPr>
                <w:rFonts w:eastAsia="宋体"/>
                <w:b/>
                <w:bCs/>
              </w:rPr>
            </w:pPr>
            <w:r w:rsidRPr="006E1A93">
              <w:rPr>
                <w:rStyle w:val="af5"/>
                <w:rFonts w:eastAsia="宋体"/>
                <w:b w:val="0"/>
                <w:bCs w:val="0"/>
              </w:rPr>
              <w:t>模型与参数</w:t>
            </w:r>
          </w:p>
        </w:tc>
      </w:tr>
      <w:tr w:rsidR="00EB702E" w:rsidRPr="00992599" w14:paraId="6D38CD3D" w14:textId="77777777" w:rsidTr="006E1A93">
        <w:trPr>
          <w:jc w:val="center"/>
        </w:trPr>
        <w:tc>
          <w:tcPr>
            <w:tcW w:w="1126" w:type="dxa"/>
            <w:tcBorders>
              <w:top w:val="single" w:sz="4" w:space="0" w:color="auto"/>
            </w:tcBorders>
            <w:tcMar>
              <w:top w:w="75" w:type="dxa"/>
              <w:left w:w="75" w:type="dxa"/>
              <w:bottom w:w="75" w:type="dxa"/>
              <w:right w:w="75" w:type="dxa"/>
            </w:tcMar>
            <w:vAlign w:val="center"/>
            <w:hideMark/>
          </w:tcPr>
          <w:p w14:paraId="5FEF2D1B" w14:textId="77777777" w:rsidR="00EB702E" w:rsidRPr="00EB702E" w:rsidRDefault="00EB702E" w:rsidP="00EB702E">
            <w:pPr>
              <w:pStyle w:val="af2"/>
              <w:jc w:val="center"/>
              <w:rPr>
                <w:rFonts w:eastAsia="宋体"/>
              </w:rPr>
            </w:pPr>
            <w:r>
              <w:rPr>
                <w:rStyle w:val="HTML1"/>
                <w:rFonts w:ascii="Times New Roman" w:hAnsi="Times New Roman" w:cs="Times New Roman" w:hint="eastAsia"/>
              </w:rPr>
              <w:t>ANN</w:t>
            </w:r>
          </w:p>
        </w:tc>
        <w:tc>
          <w:tcPr>
            <w:tcW w:w="6812" w:type="dxa"/>
            <w:tcBorders>
              <w:top w:val="single" w:sz="4" w:space="0" w:color="auto"/>
            </w:tcBorders>
            <w:tcMar>
              <w:top w:w="75" w:type="dxa"/>
              <w:left w:w="75" w:type="dxa"/>
              <w:bottom w:w="75" w:type="dxa"/>
              <w:right w:w="75" w:type="dxa"/>
            </w:tcMar>
            <w:vAlign w:val="center"/>
            <w:hideMark/>
          </w:tcPr>
          <w:p w14:paraId="75A244DD" w14:textId="77777777" w:rsidR="00EB702E" w:rsidRPr="00EB702E" w:rsidRDefault="00EB702E" w:rsidP="00756083">
            <w:pPr>
              <w:pStyle w:val="HTML"/>
              <w:rPr>
                <w:rFonts w:ascii="Times New Roman" w:eastAsia="宋体" w:hAnsi="Times New Roman" w:cs="Times New Roman"/>
              </w:rPr>
            </w:pPr>
            <w:r w:rsidRPr="00EB702E">
              <w:rPr>
                <w:rFonts w:ascii="Times New Roman" w:eastAsia="宋体" w:hAnsi="Times New Roman" w:cs="Times New Roman"/>
              </w:rPr>
              <w:t>H2ODeepLearningEstimator(hidden=[100, 100])</w:t>
            </w:r>
          </w:p>
        </w:tc>
      </w:tr>
      <w:tr w:rsidR="00EB702E" w:rsidRPr="00992599" w14:paraId="3D2D5B9C" w14:textId="77777777" w:rsidTr="006E1A93">
        <w:trPr>
          <w:jc w:val="center"/>
        </w:trPr>
        <w:tc>
          <w:tcPr>
            <w:tcW w:w="1126" w:type="dxa"/>
            <w:tcMar>
              <w:top w:w="75" w:type="dxa"/>
              <w:left w:w="75" w:type="dxa"/>
              <w:bottom w:w="75" w:type="dxa"/>
              <w:right w:w="75" w:type="dxa"/>
            </w:tcMar>
            <w:vAlign w:val="center"/>
            <w:hideMark/>
          </w:tcPr>
          <w:p w14:paraId="3726A036" w14:textId="77777777" w:rsidR="00EB702E" w:rsidRPr="00EB702E" w:rsidRDefault="00EB702E" w:rsidP="00EB702E">
            <w:pPr>
              <w:pStyle w:val="af2"/>
              <w:jc w:val="center"/>
              <w:rPr>
                <w:rFonts w:eastAsia="宋体"/>
              </w:rPr>
            </w:pPr>
            <w:r>
              <w:rPr>
                <w:rStyle w:val="HTML1"/>
                <w:rFonts w:ascii="Times New Roman" w:hAnsi="Times New Roman" w:cs="Times New Roman" w:hint="eastAsia"/>
              </w:rPr>
              <w:t>RF</w:t>
            </w:r>
          </w:p>
        </w:tc>
        <w:tc>
          <w:tcPr>
            <w:tcW w:w="6812" w:type="dxa"/>
            <w:tcMar>
              <w:top w:w="75" w:type="dxa"/>
              <w:left w:w="75" w:type="dxa"/>
              <w:bottom w:w="75" w:type="dxa"/>
              <w:right w:w="75" w:type="dxa"/>
            </w:tcMar>
            <w:vAlign w:val="center"/>
            <w:hideMark/>
          </w:tcPr>
          <w:p w14:paraId="5FDD059E" w14:textId="77777777" w:rsidR="00EB702E" w:rsidRPr="00EB702E" w:rsidRDefault="00EB702E" w:rsidP="00756083">
            <w:pPr>
              <w:pStyle w:val="HTML"/>
              <w:rPr>
                <w:rFonts w:ascii="Times New Roman" w:eastAsia="宋体" w:hAnsi="Times New Roman" w:cs="Times New Roman"/>
              </w:rPr>
            </w:pPr>
            <w:r w:rsidRPr="00EB702E">
              <w:rPr>
                <w:rFonts w:ascii="Times New Roman" w:eastAsia="宋体" w:hAnsi="Times New Roman" w:cs="Times New Roman"/>
              </w:rPr>
              <w:t>H2ORandomForestEstimator(ntrees=25,max_depth=10,sample_rate=0.5,nbins=5,min_rows=50)</w:t>
            </w:r>
          </w:p>
        </w:tc>
      </w:tr>
      <w:tr w:rsidR="00EB702E" w:rsidRPr="00992599" w14:paraId="1FB0B5EB" w14:textId="77777777" w:rsidTr="006E1A93">
        <w:trPr>
          <w:jc w:val="center"/>
        </w:trPr>
        <w:tc>
          <w:tcPr>
            <w:tcW w:w="1126" w:type="dxa"/>
            <w:tcMar>
              <w:top w:w="75" w:type="dxa"/>
              <w:left w:w="75" w:type="dxa"/>
              <w:bottom w:w="75" w:type="dxa"/>
              <w:right w:w="75" w:type="dxa"/>
            </w:tcMar>
            <w:vAlign w:val="center"/>
            <w:hideMark/>
          </w:tcPr>
          <w:p w14:paraId="10204804" w14:textId="77777777" w:rsidR="00EB702E" w:rsidRPr="00EB702E" w:rsidRDefault="00EB702E" w:rsidP="00EB702E">
            <w:pPr>
              <w:pStyle w:val="af2"/>
              <w:jc w:val="center"/>
              <w:rPr>
                <w:rFonts w:eastAsia="宋体"/>
              </w:rPr>
            </w:pPr>
            <w:r>
              <w:rPr>
                <w:rStyle w:val="HTML1"/>
                <w:rFonts w:ascii="Times New Roman" w:hAnsi="Times New Roman" w:cs="Times New Roman" w:hint="eastAsia"/>
              </w:rPr>
              <w:t>XGBoost</w:t>
            </w:r>
          </w:p>
        </w:tc>
        <w:tc>
          <w:tcPr>
            <w:tcW w:w="6812" w:type="dxa"/>
            <w:tcMar>
              <w:top w:w="75" w:type="dxa"/>
              <w:left w:w="75" w:type="dxa"/>
              <w:bottom w:w="75" w:type="dxa"/>
              <w:right w:w="75" w:type="dxa"/>
            </w:tcMar>
            <w:vAlign w:val="center"/>
            <w:hideMark/>
          </w:tcPr>
          <w:p w14:paraId="41777AD9" w14:textId="77777777" w:rsidR="00EB702E" w:rsidRPr="00EB702E" w:rsidRDefault="00EB702E" w:rsidP="00756083">
            <w:pPr>
              <w:pStyle w:val="HTML"/>
              <w:rPr>
                <w:rFonts w:ascii="Times New Roman" w:eastAsia="宋体" w:hAnsi="Times New Roman" w:cs="Times New Roman"/>
              </w:rPr>
            </w:pPr>
            <w:r w:rsidRPr="00EB702E">
              <w:rPr>
                <w:rFonts w:ascii="Times New Roman" w:eastAsia="宋体" w:hAnsi="Times New Roman" w:cs="Times New Roman"/>
              </w:rPr>
              <w:t>H2OXGBoostEstimator()</w:t>
            </w:r>
          </w:p>
        </w:tc>
      </w:tr>
    </w:tbl>
    <w:p w14:paraId="593FBF1A" w14:textId="77777777" w:rsidR="009C71F9" w:rsidRPr="00EB702E" w:rsidRDefault="009C71F9" w:rsidP="00EB702E">
      <w:pPr>
        <w:spacing w:line="360" w:lineRule="auto"/>
        <w:rPr>
          <w:rFonts w:ascii="Times New Roman" w:eastAsia="宋体" w:hAnsi="Times New Roman"/>
          <w:sz w:val="24"/>
          <w:szCs w:val="24"/>
        </w:rPr>
      </w:pPr>
    </w:p>
    <w:p w14:paraId="7D933444" w14:textId="77777777" w:rsidR="000B3138" w:rsidRPr="00144903" w:rsidRDefault="00E549C7" w:rsidP="00144903">
      <w:pPr>
        <w:pStyle w:val="a9"/>
        <w:numPr>
          <w:ilvl w:val="0"/>
          <w:numId w:val="4"/>
        </w:numPr>
        <w:spacing w:line="360" w:lineRule="auto"/>
        <w:rPr>
          <w:rFonts w:ascii="Times New Roman" w:eastAsia="宋体" w:hAnsi="Times New Roman"/>
          <w:sz w:val="24"/>
          <w:szCs w:val="24"/>
        </w:rPr>
      </w:pPr>
      <w:r w:rsidRPr="00144903">
        <w:rPr>
          <w:rFonts w:ascii="Times New Roman" w:eastAsia="宋体" w:hAnsi="Times New Roman" w:hint="eastAsia"/>
          <w:sz w:val="24"/>
          <w:szCs w:val="24"/>
        </w:rPr>
        <w:t>二分类异常检测结果</w:t>
      </w:r>
    </w:p>
    <w:p w14:paraId="1348FD28" w14:textId="77777777" w:rsidR="00CE751B" w:rsidRDefault="00CE751B" w:rsidP="00645996">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在二分类任务中，我们使用了</w:t>
      </w:r>
      <w:r w:rsidRPr="00CE751B">
        <w:rPr>
          <w:rFonts w:ascii="Times New Roman" w:eastAsia="宋体" w:hAnsi="Times New Roman"/>
          <w:sz w:val="24"/>
          <w:szCs w:val="24"/>
        </w:rPr>
        <w:t>COAP</w:t>
      </w:r>
      <w:r w:rsidRPr="00CE751B">
        <w:rPr>
          <w:rFonts w:ascii="Times New Roman" w:eastAsia="宋体" w:hAnsi="Times New Roman"/>
          <w:sz w:val="24"/>
          <w:szCs w:val="24"/>
        </w:rPr>
        <w:t>和</w:t>
      </w:r>
      <w:r w:rsidRPr="00CE751B">
        <w:rPr>
          <w:rFonts w:ascii="Times New Roman" w:eastAsia="宋体" w:hAnsi="Times New Roman"/>
          <w:sz w:val="24"/>
          <w:szCs w:val="24"/>
        </w:rPr>
        <w:t>SSPE</w:t>
      </w:r>
      <w:r w:rsidRPr="00CE751B">
        <w:rPr>
          <w:rFonts w:ascii="Times New Roman" w:eastAsia="宋体" w:hAnsi="Times New Roman"/>
          <w:sz w:val="24"/>
          <w:szCs w:val="24"/>
        </w:rPr>
        <w:t>两种频谱生成方法，并采用</w:t>
      </w:r>
      <w:r w:rsidR="00B645A1">
        <w:rPr>
          <w:rFonts w:ascii="Times New Roman" w:eastAsia="宋体" w:hAnsi="Times New Roman" w:hint="eastAsia"/>
          <w:sz w:val="24"/>
          <w:szCs w:val="24"/>
        </w:rPr>
        <w:t>ANN</w:t>
      </w:r>
      <w:r w:rsidR="00B645A1">
        <w:rPr>
          <w:rFonts w:ascii="Times New Roman" w:eastAsia="宋体" w:hAnsi="Times New Roman" w:hint="eastAsia"/>
          <w:sz w:val="24"/>
          <w:szCs w:val="24"/>
        </w:rPr>
        <w:t>、</w:t>
      </w:r>
      <w:r>
        <w:rPr>
          <w:rFonts w:ascii="Times New Roman" w:eastAsia="宋体" w:hAnsi="Times New Roman" w:hint="eastAsia"/>
          <w:sz w:val="24"/>
          <w:szCs w:val="24"/>
        </w:rPr>
        <w:t>RF</w:t>
      </w:r>
      <w:r>
        <w:rPr>
          <w:rFonts w:ascii="Times New Roman" w:eastAsia="宋体" w:hAnsi="Times New Roman" w:hint="eastAsia"/>
          <w:sz w:val="24"/>
          <w:szCs w:val="24"/>
        </w:rPr>
        <w:t>、</w:t>
      </w:r>
      <w:r w:rsidR="00354EE5">
        <w:rPr>
          <w:rFonts w:ascii="Times New Roman" w:eastAsia="宋体" w:hAnsi="Times New Roman" w:hint="eastAsia"/>
          <w:sz w:val="24"/>
          <w:szCs w:val="24"/>
        </w:rPr>
        <w:t>XGBoost</w:t>
      </w:r>
      <w:r w:rsidRPr="00CE751B">
        <w:rPr>
          <w:rFonts w:ascii="Times New Roman" w:eastAsia="宋体" w:hAnsi="Times New Roman"/>
          <w:sz w:val="24"/>
          <w:szCs w:val="24"/>
        </w:rPr>
        <w:t>等机器学习模型对异常流量进行检测。对于每种特征生成方法，我们分别评估了模型在准确率、精确率、召回率和</w:t>
      </w:r>
      <w:r w:rsidRPr="00CE751B">
        <w:rPr>
          <w:rFonts w:ascii="Times New Roman" w:eastAsia="宋体" w:hAnsi="Times New Roman"/>
          <w:sz w:val="24"/>
          <w:szCs w:val="24"/>
        </w:rPr>
        <w:t>F1</w:t>
      </w:r>
      <w:r w:rsidRPr="00CE751B">
        <w:rPr>
          <w:rFonts w:ascii="Times New Roman" w:eastAsia="宋体" w:hAnsi="Times New Roman"/>
          <w:sz w:val="24"/>
          <w:szCs w:val="24"/>
        </w:rPr>
        <w:t>分数等指标上的表现</w:t>
      </w:r>
      <w:r w:rsidR="00F26E0B">
        <w:rPr>
          <w:rFonts w:ascii="Times New Roman" w:eastAsia="宋体" w:hAnsi="Times New Roman" w:hint="eastAsia"/>
          <w:sz w:val="24"/>
          <w:szCs w:val="24"/>
        </w:rPr>
        <w:t>。</w:t>
      </w:r>
      <w:r w:rsidR="00F26E0B">
        <w:rPr>
          <w:rFonts w:ascii="Times New Roman" w:eastAsia="宋体" w:hAnsi="Times New Roman"/>
          <w:sz w:val="24"/>
          <w:szCs w:val="24"/>
        </w:rPr>
        <w:t xml:space="preserve"> </w:t>
      </w:r>
      <w:r w:rsidR="00EB702E">
        <w:rPr>
          <w:rFonts w:ascii="Times New Roman" w:eastAsia="宋体" w:hAnsi="Times New Roman" w:hint="eastAsia"/>
          <w:sz w:val="24"/>
          <w:szCs w:val="24"/>
        </w:rPr>
        <w:t>实验结果见表</w:t>
      </w:r>
      <w:r w:rsidR="00EB702E">
        <w:rPr>
          <w:rFonts w:ascii="Times New Roman" w:eastAsia="宋体" w:hAnsi="Times New Roman" w:hint="eastAsia"/>
          <w:sz w:val="24"/>
          <w:szCs w:val="24"/>
        </w:rPr>
        <w:t>3</w:t>
      </w:r>
      <w:r w:rsidR="00EB702E">
        <w:rPr>
          <w:rFonts w:ascii="Times New Roman" w:eastAsia="宋体" w:hAnsi="Times New Roman" w:hint="eastAsia"/>
          <w:sz w:val="24"/>
          <w:szCs w:val="24"/>
        </w:rPr>
        <w:t>。</w:t>
      </w:r>
    </w:p>
    <w:p w14:paraId="7224A319" w14:textId="77777777" w:rsidR="007A4457" w:rsidRDefault="007A4457" w:rsidP="007A4457">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3</w:t>
      </w:r>
      <w:r>
        <w:rPr>
          <w:rFonts w:ascii="Times New Roman" w:eastAsia="宋体" w:hAnsi="Times New Roman" w:hint="eastAsia"/>
          <w:sz w:val="24"/>
          <w:szCs w:val="24"/>
        </w:rPr>
        <w:t xml:space="preserve"> </w:t>
      </w:r>
      <w:r>
        <w:rPr>
          <w:rFonts w:ascii="Times New Roman" w:eastAsia="宋体" w:hAnsi="Times New Roman" w:hint="eastAsia"/>
          <w:sz w:val="24"/>
          <w:szCs w:val="24"/>
        </w:rPr>
        <w:t>分类结果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74"/>
        <w:gridCol w:w="1421"/>
        <w:gridCol w:w="1375"/>
        <w:gridCol w:w="1375"/>
        <w:gridCol w:w="1375"/>
        <w:gridCol w:w="1376"/>
      </w:tblGrid>
      <w:tr w:rsidR="00645996" w:rsidRPr="00992599" w14:paraId="05B42A55" w14:textId="77777777" w:rsidTr="00992599">
        <w:trPr>
          <w:jc w:val="center"/>
        </w:trPr>
        <w:tc>
          <w:tcPr>
            <w:tcW w:w="1374" w:type="dxa"/>
            <w:tcBorders>
              <w:top w:val="single" w:sz="12" w:space="0" w:color="auto"/>
              <w:bottom w:val="single" w:sz="4" w:space="0" w:color="auto"/>
            </w:tcBorders>
            <w:shd w:val="clear" w:color="auto" w:fill="auto"/>
          </w:tcPr>
          <w:p w14:paraId="0291DF6F" w14:textId="77777777" w:rsidR="00645996" w:rsidRPr="00992599" w:rsidRDefault="00645996" w:rsidP="00992599">
            <w:pPr>
              <w:spacing w:line="360" w:lineRule="auto"/>
              <w:rPr>
                <w:rFonts w:ascii="Times New Roman" w:eastAsia="宋体" w:hAnsi="Times New Roman"/>
                <w:sz w:val="24"/>
                <w:szCs w:val="24"/>
              </w:rPr>
            </w:pPr>
          </w:p>
        </w:tc>
        <w:tc>
          <w:tcPr>
            <w:tcW w:w="1421" w:type="dxa"/>
            <w:tcBorders>
              <w:top w:val="single" w:sz="12" w:space="0" w:color="auto"/>
              <w:bottom w:val="single" w:sz="4" w:space="0" w:color="auto"/>
            </w:tcBorders>
            <w:shd w:val="clear" w:color="auto" w:fill="auto"/>
          </w:tcPr>
          <w:p w14:paraId="313567C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模型</w:t>
            </w:r>
          </w:p>
        </w:tc>
        <w:tc>
          <w:tcPr>
            <w:tcW w:w="1375" w:type="dxa"/>
            <w:tcBorders>
              <w:top w:val="single" w:sz="12" w:space="0" w:color="auto"/>
              <w:bottom w:val="single" w:sz="4" w:space="0" w:color="auto"/>
            </w:tcBorders>
            <w:shd w:val="clear" w:color="auto" w:fill="auto"/>
          </w:tcPr>
          <w:p w14:paraId="68DB6848" w14:textId="77777777" w:rsidR="00645996" w:rsidRPr="00992599" w:rsidRDefault="0057084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准确率</w:t>
            </w:r>
          </w:p>
        </w:tc>
        <w:tc>
          <w:tcPr>
            <w:tcW w:w="1375" w:type="dxa"/>
            <w:tcBorders>
              <w:top w:val="single" w:sz="12" w:space="0" w:color="auto"/>
              <w:bottom w:val="single" w:sz="4" w:space="0" w:color="auto"/>
            </w:tcBorders>
            <w:shd w:val="clear" w:color="auto" w:fill="auto"/>
          </w:tcPr>
          <w:p w14:paraId="443C6FF7" w14:textId="77777777" w:rsidR="00645996" w:rsidRPr="00992599" w:rsidRDefault="0057084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精确率</w:t>
            </w:r>
          </w:p>
        </w:tc>
        <w:tc>
          <w:tcPr>
            <w:tcW w:w="1375" w:type="dxa"/>
            <w:tcBorders>
              <w:top w:val="single" w:sz="12" w:space="0" w:color="auto"/>
              <w:bottom w:val="single" w:sz="4" w:space="0" w:color="auto"/>
            </w:tcBorders>
            <w:shd w:val="clear" w:color="auto" w:fill="auto"/>
          </w:tcPr>
          <w:p w14:paraId="5DA04074" w14:textId="77777777" w:rsidR="00645996" w:rsidRPr="00992599" w:rsidRDefault="00D73E83"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召回率</w:t>
            </w:r>
          </w:p>
        </w:tc>
        <w:tc>
          <w:tcPr>
            <w:tcW w:w="1376" w:type="dxa"/>
            <w:tcBorders>
              <w:top w:val="single" w:sz="12" w:space="0" w:color="auto"/>
              <w:bottom w:val="single" w:sz="4" w:space="0" w:color="auto"/>
            </w:tcBorders>
            <w:shd w:val="clear" w:color="auto" w:fill="auto"/>
          </w:tcPr>
          <w:p w14:paraId="67D5874B" w14:textId="77777777" w:rsidR="00645996" w:rsidRPr="00992599" w:rsidRDefault="00D73E83"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F1</w:t>
            </w:r>
            <w:r w:rsidRPr="00992599">
              <w:rPr>
                <w:rFonts w:ascii="Times New Roman" w:eastAsia="宋体" w:hAnsi="Times New Roman" w:hint="eastAsia"/>
                <w:sz w:val="24"/>
                <w:szCs w:val="24"/>
              </w:rPr>
              <w:t>值</w:t>
            </w:r>
          </w:p>
        </w:tc>
      </w:tr>
      <w:tr w:rsidR="00645996" w:rsidRPr="00992599" w14:paraId="33542ED2" w14:textId="77777777" w:rsidTr="00992599">
        <w:trPr>
          <w:jc w:val="center"/>
        </w:trPr>
        <w:tc>
          <w:tcPr>
            <w:tcW w:w="1374" w:type="dxa"/>
            <w:vMerge w:val="restart"/>
            <w:tcBorders>
              <w:top w:val="single" w:sz="4" w:space="0" w:color="auto"/>
            </w:tcBorders>
            <w:shd w:val="clear" w:color="auto" w:fill="auto"/>
          </w:tcPr>
          <w:p w14:paraId="6BC8A970" w14:textId="77777777" w:rsidR="00645996" w:rsidRPr="00992599" w:rsidRDefault="00645996" w:rsidP="00992599">
            <w:pPr>
              <w:spacing w:line="360" w:lineRule="auto"/>
              <w:jc w:val="center"/>
              <w:rPr>
                <w:rFonts w:ascii="Times New Roman" w:eastAsia="宋体" w:hAnsi="Times New Roman"/>
                <w:sz w:val="24"/>
                <w:szCs w:val="24"/>
              </w:rPr>
            </w:pPr>
          </w:p>
          <w:p w14:paraId="0C190E20" w14:textId="77777777" w:rsidR="00645996" w:rsidRPr="00992599" w:rsidRDefault="00645996"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p>
        </w:tc>
        <w:tc>
          <w:tcPr>
            <w:tcW w:w="1421" w:type="dxa"/>
            <w:tcBorders>
              <w:top w:val="single" w:sz="4" w:space="0" w:color="auto"/>
            </w:tcBorders>
            <w:shd w:val="clear" w:color="auto" w:fill="auto"/>
          </w:tcPr>
          <w:p w14:paraId="383F8C6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tcBorders>
              <w:top w:val="single" w:sz="4" w:space="0" w:color="auto"/>
            </w:tcBorders>
            <w:shd w:val="clear" w:color="auto" w:fill="auto"/>
          </w:tcPr>
          <w:p w14:paraId="78FA671E"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82.3%</w:t>
            </w:r>
          </w:p>
        </w:tc>
        <w:tc>
          <w:tcPr>
            <w:tcW w:w="1375" w:type="dxa"/>
            <w:tcBorders>
              <w:top w:val="single" w:sz="4" w:space="0" w:color="auto"/>
            </w:tcBorders>
            <w:shd w:val="clear" w:color="auto" w:fill="auto"/>
          </w:tcPr>
          <w:p w14:paraId="3952D4F9"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76.1%</w:t>
            </w:r>
          </w:p>
        </w:tc>
        <w:tc>
          <w:tcPr>
            <w:tcW w:w="1375" w:type="dxa"/>
            <w:tcBorders>
              <w:top w:val="single" w:sz="4" w:space="0" w:color="auto"/>
            </w:tcBorders>
            <w:shd w:val="clear" w:color="auto" w:fill="auto"/>
          </w:tcPr>
          <w:p w14:paraId="39C11DAA"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73.4%</w:t>
            </w:r>
          </w:p>
        </w:tc>
        <w:tc>
          <w:tcPr>
            <w:tcW w:w="1376" w:type="dxa"/>
            <w:tcBorders>
              <w:top w:val="single" w:sz="4" w:space="0" w:color="auto"/>
            </w:tcBorders>
            <w:shd w:val="clear" w:color="auto" w:fill="auto"/>
          </w:tcPr>
          <w:p w14:paraId="409BC7FE"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0.744</w:t>
            </w:r>
          </w:p>
        </w:tc>
      </w:tr>
      <w:tr w:rsidR="00645996" w:rsidRPr="00992599" w14:paraId="1E97BE52" w14:textId="77777777" w:rsidTr="00992599">
        <w:trPr>
          <w:jc w:val="center"/>
        </w:trPr>
        <w:tc>
          <w:tcPr>
            <w:tcW w:w="1374" w:type="dxa"/>
            <w:vMerge/>
            <w:shd w:val="clear" w:color="auto" w:fill="auto"/>
          </w:tcPr>
          <w:p w14:paraId="3F94F612" w14:textId="77777777" w:rsidR="00645996" w:rsidRPr="00992599" w:rsidRDefault="00645996" w:rsidP="00992599">
            <w:pPr>
              <w:spacing w:line="360" w:lineRule="auto"/>
              <w:rPr>
                <w:rFonts w:ascii="Times New Roman" w:eastAsia="宋体" w:hAnsi="Times New Roman"/>
                <w:sz w:val="24"/>
                <w:szCs w:val="24"/>
              </w:rPr>
            </w:pPr>
          </w:p>
        </w:tc>
        <w:tc>
          <w:tcPr>
            <w:tcW w:w="1421" w:type="dxa"/>
            <w:shd w:val="clear" w:color="auto" w:fill="auto"/>
          </w:tcPr>
          <w:p w14:paraId="50B0EAD4"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2E2D9C23"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87.8%</w:t>
            </w:r>
          </w:p>
        </w:tc>
        <w:tc>
          <w:tcPr>
            <w:tcW w:w="1375" w:type="dxa"/>
            <w:shd w:val="clear" w:color="auto" w:fill="auto"/>
          </w:tcPr>
          <w:p w14:paraId="26CBAB61"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81.2%</w:t>
            </w:r>
          </w:p>
        </w:tc>
        <w:tc>
          <w:tcPr>
            <w:tcW w:w="1375" w:type="dxa"/>
            <w:shd w:val="clear" w:color="auto" w:fill="auto"/>
          </w:tcPr>
          <w:p w14:paraId="6E7A78B5"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78.6%</w:t>
            </w:r>
          </w:p>
        </w:tc>
        <w:tc>
          <w:tcPr>
            <w:tcW w:w="1376" w:type="dxa"/>
            <w:shd w:val="clear" w:color="auto" w:fill="auto"/>
          </w:tcPr>
          <w:p w14:paraId="6B75BB1A"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0.796</w:t>
            </w:r>
          </w:p>
        </w:tc>
      </w:tr>
      <w:tr w:rsidR="00645996" w:rsidRPr="00992599" w14:paraId="3E2B5E0A" w14:textId="77777777" w:rsidTr="00992599">
        <w:trPr>
          <w:jc w:val="center"/>
        </w:trPr>
        <w:tc>
          <w:tcPr>
            <w:tcW w:w="1374" w:type="dxa"/>
            <w:vMerge/>
            <w:shd w:val="clear" w:color="auto" w:fill="auto"/>
          </w:tcPr>
          <w:p w14:paraId="3E6D1C97" w14:textId="77777777" w:rsidR="00645996" w:rsidRPr="00992599" w:rsidRDefault="00645996" w:rsidP="00992599">
            <w:pPr>
              <w:spacing w:line="360" w:lineRule="auto"/>
              <w:rPr>
                <w:rFonts w:ascii="Times New Roman" w:eastAsia="宋体" w:hAnsi="Times New Roman"/>
                <w:sz w:val="24"/>
                <w:szCs w:val="24"/>
              </w:rPr>
            </w:pPr>
          </w:p>
        </w:tc>
        <w:tc>
          <w:tcPr>
            <w:tcW w:w="1421" w:type="dxa"/>
            <w:shd w:val="clear" w:color="auto" w:fill="auto"/>
          </w:tcPr>
          <w:p w14:paraId="7AEEADA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XGBoost</w:t>
            </w:r>
          </w:p>
        </w:tc>
        <w:tc>
          <w:tcPr>
            <w:tcW w:w="1375" w:type="dxa"/>
            <w:shd w:val="clear" w:color="auto" w:fill="auto"/>
          </w:tcPr>
          <w:p w14:paraId="3189204F"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91.5%</w:t>
            </w:r>
          </w:p>
        </w:tc>
        <w:tc>
          <w:tcPr>
            <w:tcW w:w="1375" w:type="dxa"/>
            <w:shd w:val="clear" w:color="auto" w:fill="auto"/>
          </w:tcPr>
          <w:p w14:paraId="74A95089"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86.3%</w:t>
            </w:r>
          </w:p>
        </w:tc>
        <w:tc>
          <w:tcPr>
            <w:tcW w:w="1375" w:type="dxa"/>
            <w:shd w:val="clear" w:color="auto" w:fill="auto"/>
          </w:tcPr>
          <w:p w14:paraId="1E838FCF"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84.7%</w:t>
            </w:r>
          </w:p>
        </w:tc>
        <w:tc>
          <w:tcPr>
            <w:tcW w:w="1376" w:type="dxa"/>
            <w:shd w:val="clear" w:color="auto" w:fill="auto"/>
          </w:tcPr>
          <w:p w14:paraId="3830AB60"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0.853</w:t>
            </w:r>
          </w:p>
        </w:tc>
      </w:tr>
      <w:tr w:rsidR="002823DB" w:rsidRPr="00992599" w14:paraId="22294EA8" w14:textId="77777777" w:rsidTr="00992599">
        <w:trPr>
          <w:jc w:val="center"/>
        </w:trPr>
        <w:tc>
          <w:tcPr>
            <w:tcW w:w="1374" w:type="dxa"/>
            <w:vMerge w:val="restart"/>
            <w:shd w:val="clear" w:color="auto" w:fill="auto"/>
          </w:tcPr>
          <w:p w14:paraId="20C36925" w14:textId="77777777" w:rsidR="002823DB" w:rsidRPr="00992599" w:rsidRDefault="002823DB" w:rsidP="00992599">
            <w:pPr>
              <w:spacing w:line="360" w:lineRule="auto"/>
              <w:rPr>
                <w:rFonts w:ascii="Times New Roman" w:eastAsia="宋体" w:hAnsi="Times New Roman"/>
                <w:sz w:val="24"/>
                <w:szCs w:val="24"/>
              </w:rPr>
            </w:pPr>
          </w:p>
          <w:p w14:paraId="03A57D2C" w14:textId="77777777" w:rsidR="002823DB" w:rsidRPr="00992599" w:rsidRDefault="001D111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r w:rsidRPr="00992599">
              <w:rPr>
                <w:rFonts w:ascii="Times New Roman" w:eastAsia="宋体" w:hAnsi="Times New Roman" w:hint="eastAsia"/>
                <w:sz w:val="24"/>
                <w:szCs w:val="24"/>
              </w:rPr>
              <w:t>+</w:t>
            </w:r>
            <w:r w:rsidR="002823DB" w:rsidRPr="00992599">
              <w:rPr>
                <w:rFonts w:ascii="Times New Roman" w:eastAsia="宋体" w:hAnsi="Times New Roman" w:hint="eastAsia"/>
                <w:sz w:val="24"/>
                <w:szCs w:val="24"/>
              </w:rPr>
              <w:t>COAP</w:t>
            </w:r>
          </w:p>
        </w:tc>
        <w:tc>
          <w:tcPr>
            <w:tcW w:w="1421" w:type="dxa"/>
            <w:shd w:val="clear" w:color="auto" w:fill="auto"/>
          </w:tcPr>
          <w:p w14:paraId="7EBFB475"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shd w:val="clear" w:color="auto" w:fill="auto"/>
          </w:tcPr>
          <w:p w14:paraId="1B7AE48B"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91.6</w:t>
            </w:r>
            <w:r w:rsidR="005B660C" w:rsidRPr="00992599">
              <w:rPr>
                <w:rFonts w:ascii="Times New Roman" w:eastAsia="宋体" w:hAnsi="Times New Roman"/>
                <w:sz w:val="24"/>
                <w:szCs w:val="24"/>
              </w:rPr>
              <w:t>%</w:t>
            </w:r>
          </w:p>
        </w:tc>
        <w:tc>
          <w:tcPr>
            <w:tcW w:w="1375" w:type="dxa"/>
            <w:shd w:val="clear" w:color="auto" w:fill="auto"/>
          </w:tcPr>
          <w:p w14:paraId="549E5BAC"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92.2</w:t>
            </w:r>
            <w:r w:rsidR="005B660C" w:rsidRPr="00992599">
              <w:rPr>
                <w:rFonts w:ascii="Times New Roman" w:eastAsia="宋体" w:hAnsi="Times New Roman"/>
                <w:sz w:val="24"/>
                <w:szCs w:val="24"/>
              </w:rPr>
              <w:t>%</w:t>
            </w:r>
          </w:p>
        </w:tc>
        <w:tc>
          <w:tcPr>
            <w:tcW w:w="1375" w:type="dxa"/>
            <w:shd w:val="clear" w:color="auto" w:fill="auto"/>
          </w:tcPr>
          <w:p w14:paraId="5A2FB1A5"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91.6%</w:t>
            </w:r>
          </w:p>
        </w:tc>
        <w:tc>
          <w:tcPr>
            <w:tcW w:w="1376" w:type="dxa"/>
            <w:shd w:val="clear" w:color="auto" w:fill="auto"/>
          </w:tcPr>
          <w:p w14:paraId="72BEF0D0"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0.92</w:t>
            </w:r>
          </w:p>
        </w:tc>
      </w:tr>
      <w:tr w:rsidR="002823DB" w:rsidRPr="00992599" w14:paraId="60EEFAF1" w14:textId="77777777" w:rsidTr="00992599">
        <w:trPr>
          <w:jc w:val="center"/>
        </w:trPr>
        <w:tc>
          <w:tcPr>
            <w:tcW w:w="1374" w:type="dxa"/>
            <w:vMerge/>
            <w:shd w:val="clear" w:color="auto" w:fill="auto"/>
          </w:tcPr>
          <w:p w14:paraId="25BB3682"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1A26EAE7"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620E52F1"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89.3</w:t>
            </w:r>
            <w:r w:rsidR="005B660C" w:rsidRPr="00992599">
              <w:rPr>
                <w:rFonts w:ascii="Times New Roman" w:eastAsia="宋体" w:hAnsi="Times New Roman"/>
                <w:sz w:val="24"/>
                <w:szCs w:val="24"/>
              </w:rPr>
              <w:t>%</w:t>
            </w:r>
          </w:p>
        </w:tc>
        <w:tc>
          <w:tcPr>
            <w:tcW w:w="1375" w:type="dxa"/>
            <w:shd w:val="clear" w:color="auto" w:fill="auto"/>
          </w:tcPr>
          <w:p w14:paraId="5A90DC23"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90.4</w:t>
            </w:r>
            <w:r w:rsidR="005B660C" w:rsidRPr="00992599">
              <w:rPr>
                <w:rFonts w:ascii="Times New Roman" w:eastAsia="宋体" w:hAnsi="Times New Roman"/>
                <w:sz w:val="24"/>
                <w:szCs w:val="24"/>
              </w:rPr>
              <w:t>%</w:t>
            </w:r>
          </w:p>
        </w:tc>
        <w:tc>
          <w:tcPr>
            <w:tcW w:w="1375" w:type="dxa"/>
            <w:shd w:val="clear" w:color="auto" w:fill="auto"/>
          </w:tcPr>
          <w:p w14:paraId="025A1CD6"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89.2</w:t>
            </w:r>
            <w:r w:rsidR="005B660C" w:rsidRPr="00992599">
              <w:rPr>
                <w:rFonts w:ascii="Times New Roman" w:eastAsia="宋体" w:hAnsi="Times New Roman"/>
                <w:sz w:val="24"/>
                <w:szCs w:val="24"/>
              </w:rPr>
              <w:t>%</w:t>
            </w:r>
          </w:p>
        </w:tc>
        <w:tc>
          <w:tcPr>
            <w:tcW w:w="1376" w:type="dxa"/>
            <w:shd w:val="clear" w:color="auto" w:fill="auto"/>
          </w:tcPr>
          <w:p w14:paraId="5610E35B"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0.89</w:t>
            </w:r>
            <w:r w:rsidR="0066375F" w:rsidRPr="00992599">
              <w:rPr>
                <w:rFonts w:ascii="Times New Roman" w:eastAsia="宋体" w:hAnsi="Times New Roman" w:hint="eastAsia"/>
                <w:sz w:val="24"/>
                <w:szCs w:val="24"/>
              </w:rPr>
              <w:t>8</w:t>
            </w:r>
          </w:p>
        </w:tc>
      </w:tr>
      <w:tr w:rsidR="002823DB" w:rsidRPr="00992599" w14:paraId="7D721776" w14:textId="77777777" w:rsidTr="00992599">
        <w:trPr>
          <w:jc w:val="center"/>
        </w:trPr>
        <w:tc>
          <w:tcPr>
            <w:tcW w:w="1374" w:type="dxa"/>
            <w:vMerge/>
            <w:shd w:val="clear" w:color="auto" w:fill="auto"/>
          </w:tcPr>
          <w:p w14:paraId="4B1DDB13"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536A347A"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XGBoost</w:t>
            </w:r>
          </w:p>
        </w:tc>
        <w:tc>
          <w:tcPr>
            <w:tcW w:w="1375" w:type="dxa"/>
            <w:shd w:val="clear" w:color="auto" w:fill="auto"/>
          </w:tcPr>
          <w:p w14:paraId="2C6C1E96"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95.2</w:t>
            </w:r>
            <w:r w:rsidR="005B660C" w:rsidRPr="00992599">
              <w:rPr>
                <w:rFonts w:ascii="Times New Roman" w:eastAsia="宋体" w:hAnsi="Times New Roman"/>
                <w:sz w:val="24"/>
                <w:szCs w:val="24"/>
              </w:rPr>
              <w:t>%</w:t>
            </w:r>
          </w:p>
        </w:tc>
        <w:tc>
          <w:tcPr>
            <w:tcW w:w="1375" w:type="dxa"/>
            <w:shd w:val="clear" w:color="auto" w:fill="auto"/>
          </w:tcPr>
          <w:p w14:paraId="4ADE3A68"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w:t>
            </w:r>
            <w:r w:rsidR="003404A2" w:rsidRPr="00992599">
              <w:rPr>
                <w:rFonts w:ascii="Times New Roman" w:eastAsia="宋体" w:hAnsi="Times New Roman" w:hint="eastAsia"/>
                <w:sz w:val="24"/>
                <w:szCs w:val="24"/>
              </w:rPr>
              <w:t>3.0</w:t>
            </w:r>
            <w:r w:rsidR="005B660C" w:rsidRPr="00992599">
              <w:rPr>
                <w:rFonts w:ascii="Times New Roman" w:eastAsia="宋体" w:hAnsi="Times New Roman"/>
                <w:sz w:val="24"/>
                <w:szCs w:val="24"/>
              </w:rPr>
              <w:t>%</w:t>
            </w:r>
          </w:p>
        </w:tc>
        <w:tc>
          <w:tcPr>
            <w:tcW w:w="1375" w:type="dxa"/>
            <w:shd w:val="clear" w:color="auto" w:fill="auto"/>
          </w:tcPr>
          <w:p w14:paraId="4A73806C"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w:t>
            </w:r>
            <w:r w:rsidR="003404A2" w:rsidRPr="00992599">
              <w:rPr>
                <w:rFonts w:ascii="Times New Roman" w:eastAsia="宋体" w:hAnsi="Times New Roman" w:hint="eastAsia"/>
                <w:sz w:val="24"/>
                <w:szCs w:val="24"/>
              </w:rPr>
              <w:t>2.0</w:t>
            </w:r>
            <w:r w:rsidR="005B660C" w:rsidRPr="00992599">
              <w:rPr>
                <w:rFonts w:ascii="Times New Roman" w:eastAsia="宋体" w:hAnsi="Times New Roman"/>
                <w:sz w:val="24"/>
                <w:szCs w:val="24"/>
              </w:rPr>
              <w:t>%</w:t>
            </w:r>
          </w:p>
        </w:tc>
        <w:tc>
          <w:tcPr>
            <w:tcW w:w="1376" w:type="dxa"/>
            <w:shd w:val="clear" w:color="auto" w:fill="auto"/>
          </w:tcPr>
          <w:p w14:paraId="4C128481" w14:textId="77777777" w:rsidR="002823DB" w:rsidRPr="00992599" w:rsidRDefault="003404A2"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0.9</w:t>
            </w:r>
            <w:r w:rsidR="0066375F" w:rsidRPr="00992599">
              <w:rPr>
                <w:rFonts w:ascii="Times New Roman" w:eastAsia="宋体" w:hAnsi="Times New Roman" w:hint="eastAsia"/>
                <w:sz w:val="24"/>
                <w:szCs w:val="24"/>
              </w:rPr>
              <w:t>41</w:t>
            </w:r>
          </w:p>
        </w:tc>
      </w:tr>
      <w:tr w:rsidR="002823DB" w:rsidRPr="00992599" w14:paraId="363FD1F5" w14:textId="77777777" w:rsidTr="00992599">
        <w:trPr>
          <w:jc w:val="center"/>
        </w:trPr>
        <w:tc>
          <w:tcPr>
            <w:tcW w:w="1374" w:type="dxa"/>
            <w:vMerge w:val="restart"/>
            <w:shd w:val="clear" w:color="auto" w:fill="auto"/>
          </w:tcPr>
          <w:p w14:paraId="1CFAF877" w14:textId="77777777" w:rsidR="002823DB" w:rsidRPr="00992599" w:rsidRDefault="002823DB" w:rsidP="00992599">
            <w:pPr>
              <w:spacing w:line="360" w:lineRule="auto"/>
              <w:rPr>
                <w:rFonts w:ascii="Times New Roman" w:eastAsia="宋体" w:hAnsi="Times New Roman"/>
                <w:sz w:val="24"/>
                <w:szCs w:val="24"/>
              </w:rPr>
            </w:pPr>
          </w:p>
          <w:p w14:paraId="631AA49A" w14:textId="77777777" w:rsidR="002823DB" w:rsidRPr="00992599" w:rsidRDefault="001D111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r w:rsidRPr="00992599">
              <w:rPr>
                <w:rFonts w:ascii="Times New Roman" w:eastAsia="宋体" w:hAnsi="Times New Roman" w:hint="eastAsia"/>
                <w:sz w:val="24"/>
                <w:szCs w:val="24"/>
              </w:rPr>
              <w:t>+</w:t>
            </w:r>
            <w:r w:rsidR="002823DB" w:rsidRPr="00992599">
              <w:rPr>
                <w:rFonts w:ascii="Times New Roman" w:eastAsia="宋体" w:hAnsi="Times New Roman" w:hint="eastAsia"/>
                <w:sz w:val="24"/>
                <w:szCs w:val="24"/>
              </w:rPr>
              <w:t>SSPE</w:t>
            </w:r>
          </w:p>
        </w:tc>
        <w:tc>
          <w:tcPr>
            <w:tcW w:w="1421" w:type="dxa"/>
            <w:shd w:val="clear" w:color="auto" w:fill="auto"/>
          </w:tcPr>
          <w:p w14:paraId="10298AB4"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shd w:val="clear" w:color="auto" w:fill="auto"/>
          </w:tcPr>
          <w:p w14:paraId="24BADE4E"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93.1</w:t>
            </w:r>
            <w:r w:rsidR="005B660C" w:rsidRPr="00992599">
              <w:rPr>
                <w:rFonts w:ascii="Times New Roman" w:eastAsia="宋体" w:hAnsi="Times New Roman"/>
                <w:sz w:val="24"/>
                <w:szCs w:val="24"/>
              </w:rPr>
              <w:t>%</w:t>
            </w:r>
          </w:p>
        </w:tc>
        <w:tc>
          <w:tcPr>
            <w:tcW w:w="1375" w:type="dxa"/>
            <w:shd w:val="clear" w:color="auto" w:fill="auto"/>
          </w:tcPr>
          <w:p w14:paraId="2FEF11AE"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93.3</w:t>
            </w:r>
            <w:r w:rsidR="005B660C" w:rsidRPr="00992599">
              <w:rPr>
                <w:rFonts w:ascii="Times New Roman" w:eastAsia="宋体" w:hAnsi="Times New Roman"/>
                <w:sz w:val="24"/>
                <w:szCs w:val="24"/>
              </w:rPr>
              <w:t>%</w:t>
            </w:r>
          </w:p>
        </w:tc>
        <w:tc>
          <w:tcPr>
            <w:tcW w:w="1375" w:type="dxa"/>
            <w:shd w:val="clear" w:color="auto" w:fill="auto"/>
          </w:tcPr>
          <w:p w14:paraId="018614A9"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93.1</w:t>
            </w:r>
            <w:r w:rsidR="005B660C" w:rsidRPr="00992599">
              <w:rPr>
                <w:rFonts w:ascii="Times New Roman" w:eastAsia="宋体" w:hAnsi="Times New Roman"/>
                <w:sz w:val="24"/>
                <w:szCs w:val="24"/>
              </w:rPr>
              <w:t>%</w:t>
            </w:r>
          </w:p>
        </w:tc>
        <w:tc>
          <w:tcPr>
            <w:tcW w:w="1376" w:type="dxa"/>
            <w:shd w:val="clear" w:color="auto" w:fill="auto"/>
          </w:tcPr>
          <w:p w14:paraId="0FD33FB6"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w:t>
            </w:r>
            <w:r w:rsidR="0066375F" w:rsidRPr="00992599">
              <w:rPr>
                <w:rFonts w:ascii="Times New Roman" w:eastAsia="宋体" w:hAnsi="Times New Roman" w:hint="eastAsia"/>
                <w:sz w:val="24"/>
                <w:szCs w:val="24"/>
              </w:rPr>
              <w:t>2</w:t>
            </w:r>
          </w:p>
        </w:tc>
      </w:tr>
      <w:tr w:rsidR="002823DB" w:rsidRPr="00992599" w14:paraId="2F98A941" w14:textId="77777777" w:rsidTr="00992599">
        <w:trPr>
          <w:jc w:val="center"/>
        </w:trPr>
        <w:tc>
          <w:tcPr>
            <w:tcW w:w="1374" w:type="dxa"/>
            <w:vMerge/>
            <w:shd w:val="clear" w:color="auto" w:fill="auto"/>
          </w:tcPr>
          <w:p w14:paraId="496662C2"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77E777DA"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05EDDC10"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92.1</w:t>
            </w:r>
            <w:r w:rsidR="005B660C" w:rsidRPr="00992599">
              <w:rPr>
                <w:rFonts w:ascii="Times New Roman" w:eastAsia="宋体" w:hAnsi="Times New Roman"/>
                <w:sz w:val="24"/>
                <w:szCs w:val="24"/>
              </w:rPr>
              <w:t>%</w:t>
            </w:r>
          </w:p>
        </w:tc>
        <w:tc>
          <w:tcPr>
            <w:tcW w:w="1375" w:type="dxa"/>
            <w:shd w:val="clear" w:color="auto" w:fill="auto"/>
          </w:tcPr>
          <w:p w14:paraId="111FFAA7"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92.8</w:t>
            </w:r>
            <w:r w:rsidR="005B660C" w:rsidRPr="00992599">
              <w:rPr>
                <w:rFonts w:ascii="Times New Roman" w:eastAsia="宋体" w:hAnsi="Times New Roman"/>
                <w:sz w:val="24"/>
                <w:szCs w:val="24"/>
              </w:rPr>
              <w:t>%</w:t>
            </w:r>
          </w:p>
        </w:tc>
        <w:tc>
          <w:tcPr>
            <w:tcW w:w="1375" w:type="dxa"/>
            <w:shd w:val="clear" w:color="auto" w:fill="auto"/>
          </w:tcPr>
          <w:p w14:paraId="12DF8BEC"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92.2</w:t>
            </w:r>
            <w:r w:rsidR="005B660C" w:rsidRPr="00992599">
              <w:rPr>
                <w:rFonts w:ascii="Times New Roman" w:eastAsia="宋体" w:hAnsi="Times New Roman"/>
                <w:sz w:val="24"/>
                <w:szCs w:val="24"/>
              </w:rPr>
              <w:t>%</w:t>
            </w:r>
          </w:p>
        </w:tc>
        <w:tc>
          <w:tcPr>
            <w:tcW w:w="1376" w:type="dxa"/>
            <w:shd w:val="clear" w:color="auto" w:fill="auto"/>
          </w:tcPr>
          <w:p w14:paraId="25079981"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w:t>
            </w:r>
            <w:r w:rsidR="0066375F" w:rsidRPr="00992599">
              <w:rPr>
                <w:rFonts w:ascii="Times New Roman" w:eastAsia="宋体" w:hAnsi="Times New Roman" w:hint="eastAsia"/>
                <w:sz w:val="24"/>
                <w:szCs w:val="24"/>
              </w:rPr>
              <w:t>5</w:t>
            </w:r>
          </w:p>
        </w:tc>
      </w:tr>
      <w:tr w:rsidR="002823DB" w:rsidRPr="00992599" w14:paraId="16916544" w14:textId="77777777" w:rsidTr="00992599">
        <w:trPr>
          <w:jc w:val="center"/>
        </w:trPr>
        <w:tc>
          <w:tcPr>
            <w:tcW w:w="1374" w:type="dxa"/>
            <w:vMerge/>
            <w:shd w:val="clear" w:color="auto" w:fill="auto"/>
          </w:tcPr>
          <w:p w14:paraId="0EA1EFB8"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757615CC"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XGBoost</w:t>
            </w:r>
          </w:p>
        </w:tc>
        <w:tc>
          <w:tcPr>
            <w:tcW w:w="1375" w:type="dxa"/>
            <w:shd w:val="clear" w:color="auto" w:fill="auto"/>
          </w:tcPr>
          <w:p w14:paraId="4E2F168A"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96.3</w:t>
            </w:r>
            <w:r w:rsidR="005B660C" w:rsidRPr="00992599">
              <w:rPr>
                <w:rFonts w:ascii="Times New Roman" w:eastAsia="宋体" w:hAnsi="Times New Roman"/>
                <w:sz w:val="24"/>
                <w:szCs w:val="24"/>
              </w:rPr>
              <w:t>%</w:t>
            </w:r>
          </w:p>
        </w:tc>
        <w:tc>
          <w:tcPr>
            <w:tcW w:w="1375" w:type="dxa"/>
            <w:shd w:val="clear" w:color="auto" w:fill="auto"/>
          </w:tcPr>
          <w:p w14:paraId="7F808778"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94.5</w:t>
            </w:r>
            <w:r w:rsidR="005B660C" w:rsidRPr="00992599">
              <w:rPr>
                <w:rFonts w:ascii="Times New Roman" w:eastAsia="宋体" w:hAnsi="Times New Roman"/>
                <w:sz w:val="24"/>
                <w:szCs w:val="24"/>
              </w:rPr>
              <w:t>%</w:t>
            </w:r>
          </w:p>
        </w:tc>
        <w:tc>
          <w:tcPr>
            <w:tcW w:w="1375" w:type="dxa"/>
            <w:shd w:val="clear" w:color="auto" w:fill="auto"/>
          </w:tcPr>
          <w:p w14:paraId="00D9F08C"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93.0</w:t>
            </w:r>
            <w:r w:rsidR="005B660C" w:rsidRPr="00992599">
              <w:rPr>
                <w:rFonts w:ascii="Times New Roman" w:eastAsia="宋体" w:hAnsi="Times New Roman"/>
                <w:sz w:val="24"/>
                <w:szCs w:val="24"/>
              </w:rPr>
              <w:t>%</w:t>
            </w:r>
          </w:p>
        </w:tc>
        <w:tc>
          <w:tcPr>
            <w:tcW w:w="1376" w:type="dxa"/>
            <w:shd w:val="clear" w:color="auto" w:fill="auto"/>
          </w:tcPr>
          <w:p w14:paraId="43EDD857"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91.7</w:t>
            </w:r>
          </w:p>
        </w:tc>
      </w:tr>
    </w:tbl>
    <w:p w14:paraId="62E6909B" w14:textId="77777777" w:rsidR="00645996" w:rsidRDefault="007A4457" w:rsidP="00CE751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从表</w:t>
      </w:r>
      <w:r>
        <w:rPr>
          <w:rFonts w:ascii="Times New Roman" w:eastAsia="宋体" w:hAnsi="Times New Roman" w:hint="eastAsia"/>
          <w:sz w:val="24"/>
          <w:szCs w:val="24"/>
        </w:rPr>
        <w:t>X</w:t>
      </w:r>
      <w:r>
        <w:rPr>
          <w:rFonts w:ascii="Times New Roman" w:eastAsia="宋体" w:hAnsi="Times New Roman" w:hint="eastAsia"/>
          <w:sz w:val="24"/>
          <w:szCs w:val="24"/>
        </w:rPr>
        <w:t>中，可以得到以下</w:t>
      </w:r>
      <w:r>
        <w:rPr>
          <w:rFonts w:ascii="Times New Roman" w:eastAsia="宋体" w:hAnsi="Times New Roman" w:hint="eastAsia"/>
          <w:sz w:val="24"/>
          <w:szCs w:val="24"/>
        </w:rPr>
        <w:t>3</w:t>
      </w:r>
      <w:r>
        <w:rPr>
          <w:rFonts w:ascii="Times New Roman" w:eastAsia="宋体" w:hAnsi="Times New Roman" w:hint="eastAsia"/>
          <w:sz w:val="24"/>
          <w:szCs w:val="24"/>
        </w:rPr>
        <w:t>点结论：</w:t>
      </w:r>
    </w:p>
    <w:p w14:paraId="42467F46" w14:textId="77777777" w:rsidR="007A4457"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首先，从整体表现来看，</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频谱生成方法明显优于传统特征生成方法。在传统方法中，</w:t>
      </w:r>
      <w:r w:rsidRPr="007A4457">
        <w:rPr>
          <w:rFonts w:ascii="Times New Roman" w:eastAsia="宋体" w:hAnsi="Times New Roman"/>
          <w:sz w:val="24"/>
          <w:szCs w:val="24"/>
        </w:rPr>
        <w:t>XGBoost</w:t>
      </w:r>
      <w:r w:rsidRPr="007A4457">
        <w:rPr>
          <w:rFonts w:ascii="Times New Roman" w:eastAsia="宋体" w:hAnsi="Times New Roman"/>
          <w:sz w:val="24"/>
          <w:szCs w:val="24"/>
        </w:rPr>
        <w:t>模型的准确率最高，达到了</w:t>
      </w:r>
      <w:r w:rsidRPr="007A4457">
        <w:rPr>
          <w:rFonts w:ascii="Times New Roman" w:eastAsia="宋体" w:hAnsi="Times New Roman"/>
          <w:sz w:val="24"/>
          <w:szCs w:val="24"/>
        </w:rPr>
        <w:t>91.5%</w:t>
      </w:r>
      <w:r w:rsidRPr="007A4457">
        <w:rPr>
          <w:rFonts w:ascii="Times New Roman" w:eastAsia="宋体" w:hAnsi="Times New Roman"/>
          <w:sz w:val="24"/>
          <w:szCs w:val="24"/>
        </w:rPr>
        <w:t>，但依然低于</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的结果。</w:t>
      </w:r>
      <w:r w:rsidRPr="007A4457">
        <w:rPr>
          <w:rFonts w:ascii="Times New Roman" w:eastAsia="宋体" w:hAnsi="Times New Roman"/>
          <w:sz w:val="24"/>
          <w:szCs w:val="24"/>
        </w:rPr>
        <w:t>COAP</w:t>
      </w:r>
      <w:r w:rsidRPr="007A4457">
        <w:rPr>
          <w:rFonts w:ascii="Times New Roman" w:eastAsia="宋体" w:hAnsi="Times New Roman"/>
          <w:sz w:val="24"/>
          <w:szCs w:val="24"/>
        </w:rPr>
        <w:t>结合</w:t>
      </w:r>
      <w:r w:rsidRPr="007A4457">
        <w:rPr>
          <w:rFonts w:ascii="Times New Roman" w:eastAsia="宋体" w:hAnsi="Times New Roman"/>
          <w:sz w:val="24"/>
          <w:szCs w:val="24"/>
        </w:rPr>
        <w:t>XGBoost</w:t>
      </w:r>
      <w:r w:rsidRPr="007A4457">
        <w:rPr>
          <w:rFonts w:ascii="Times New Roman" w:eastAsia="宋体" w:hAnsi="Times New Roman"/>
          <w:sz w:val="24"/>
          <w:szCs w:val="24"/>
        </w:rPr>
        <w:t>的表现达到</w:t>
      </w:r>
      <w:r w:rsidRPr="007A4457">
        <w:rPr>
          <w:rFonts w:ascii="Times New Roman" w:eastAsia="宋体" w:hAnsi="Times New Roman"/>
          <w:sz w:val="24"/>
          <w:szCs w:val="24"/>
        </w:rPr>
        <w:t>95.2%</w:t>
      </w:r>
      <w:r w:rsidRPr="007A4457">
        <w:rPr>
          <w:rFonts w:ascii="Times New Roman" w:eastAsia="宋体" w:hAnsi="Times New Roman"/>
          <w:sz w:val="24"/>
          <w:szCs w:val="24"/>
        </w:rPr>
        <w:t>，而</w:t>
      </w:r>
      <w:r w:rsidRPr="007A4457">
        <w:rPr>
          <w:rFonts w:ascii="Times New Roman" w:eastAsia="宋体" w:hAnsi="Times New Roman"/>
          <w:sz w:val="24"/>
          <w:szCs w:val="24"/>
        </w:rPr>
        <w:t>SSPE</w:t>
      </w:r>
      <w:r w:rsidRPr="007A4457">
        <w:rPr>
          <w:rFonts w:ascii="Times New Roman" w:eastAsia="宋体" w:hAnsi="Times New Roman"/>
          <w:sz w:val="24"/>
          <w:szCs w:val="24"/>
        </w:rPr>
        <w:t>结合</w:t>
      </w:r>
      <w:r w:rsidRPr="007A4457">
        <w:rPr>
          <w:rFonts w:ascii="Times New Roman" w:eastAsia="宋体" w:hAnsi="Times New Roman"/>
          <w:sz w:val="24"/>
          <w:szCs w:val="24"/>
        </w:rPr>
        <w:t>XGBoost</w:t>
      </w:r>
      <w:r w:rsidRPr="007A4457">
        <w:rPr>
          <w:rFonts w:ascii="Times New Roman" w:eastAsia="宋体" w:hAnsi="Times New Roman"/>
          <w:sz w:val="24"/>
          <w:szCs w:val="24"/>
        </w:rPr>
        <w:t>的表现更为突出，达到了</w:t>
      </w:r>
      <w:r w:rsidRPr="007A4457">
        <w:rPr>
          <w:rFonts w:ascii="Times New Roman" w:eastAsia="宋体" w:hAnsi="Times New Roman"/>
          <w:sz w:val="24"/>
          <w:szCs w:val="24"/>
        </w:rPr>
        <w:t>96.3%</w:t>
      </w:r>
      <w:r w:rsidRPr="007A4457">
        <w:rPr>
          <w:rFonts w:ascii="Times New Roman" w:eastAsia="宋体" w:hAnsi="Times New Roman"/>
          <w:sz w:val="24"/>
          <w:szCs w:val="24"/>
        </w:rPr>
        <w:t>。这表明基于频谱的特征生成方法能够更有效地捕捉异常流量的特征，尤其是</w:t>
      </w:r>
      <w:r w:rsidRPr="007A4457">
        <w:rPr>
          <w:rFonts w:ascii="Times New Roman" w:eastAsia="宋体" w:hAnsi="Times New Roman"/>
          <w:sz w:val="24"/>
          <w:szCs w:val="24"/>
        </w:rPr>
        <w:t>SSPE</w:t>
      </w:r>
      <w:r w:rsidRPr="007A4457">
        <w:rPr>
          <w:rFonts w:ascii="Times New Roman" w:eastAsia="宋体" w:hAnsi="Times New Roman"/>
          <w:sz w:val="24"/>
          <w:szCs w:val="24"/>
        </w:rPr>
        <w:t>，得益于其位置编码特征的加入，进一步提升了对时序数据的表达能力。</w:t>
      </w:r>
    </w:p>
    <w:p w14:paraId="258D68AA" w14:textId="77777777" w:rsidR="007A4457"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其次，从模型的对比来看，</w:t>
      </w:r>
      <w:r>
        <w:rPr>
          <w:rFonts w:ascii="Times New Roman" w:eastAsia="宋体" w:hAnsi="Times New Roman" w:hint="eastAsia"/>
          <w:sz w:val="24"/>
          <w:szCs w:val="24"/>
        </w:rPr>
        <w:t>ANN</w:t>
      </w:r>
      <w:r w:rsidRPr="007A4457">
        <w:rPr>
          <w:rFonts w:ascii="Times New Roman" w:eastAsia="宋体" w:hAnsi="Times New Roman"/>
          <w:sz w:val="24"/>
          <w:szCs w:val="24"/>
        </w:rPr>
        <w:t>在采用频谱生成方法时也展现出极佳的性能提升。在</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的频谱生成下，</w:t>
      </w:r>
      <w:r w:rsidRPr="007A4457">
        <w:rPr>
          <w:rFonts w:ascii="Times New Roman" w:eastAsia="宋体" w:hAnsi="Times New Roman"/>
          <w:sz w:val="24"/>
          <w:szCs w:val="24"/>
        </w:rPr>
        <w:t>ANN</w:t>
      </w:r>
      <w:r w:rsidRPr="007A4457">
        <w:rPr>
          <w:rFonts w:ascii="Times New Roman" w:eastAsia="宋体" w:hAnsi="Times New Roman"/>
          <w:sz w:val="24"/>
          <w:szCs w:val="24"/>
        </w:rPr>
        <w:t>模型的准确率分别达到</w:t>
      </w:r>
      <w:r w:rsidRPr="007A4457">
        <w:rPr>
          <w:rFonts w:ascii="Times New Roman" w:eastAsia="宋体" w:hAnsi="Times New Roman"/>
          <w:sz w:val="24"/>
          <w:szCs w:val="24"/>
        </w:rPr>
        <w:t>91.6%</w:t>
      </w:r>
      <w:r w:rsidRPr="007A4457">
        <w:rPr>
          <w:rFonts w:ascii="Times New Roman" w:eastAsia="宋体" w:hAnsi="Times New Roman"/>
          <w:sz w:val="24"/>
          <w:szCs w:val="24"/>
        </w:rPr>
        <w:t>和</w:t>
      </w:r>
      <w:r w:rsidRPr="007A4457">
        <w:rPr>
          <w:rFonts w:ascii="Times New Roman" w:eastAsia="宋体" w:hAnsi="Times New Roman"/>
          <w:sz w:val="24"/>
          <w:szCs w:val="24"/>
        </w:rPr>
        <w:t>93.1%</w:t>
      </w:r>
      <w:r w:rsidRPr="007A4457">
        <w:rPr>
          <w:rFonts w:ascii="Times New Roman" w:eastAsia="宋体" w:hAnsi="Times New Roman"/>
          <w:sz w:val="24"/>
          <w:szCs w:val="24"/>
        </w:rPr>
        <w:t>，相比传统特征生成方法下的</w:t>
      </w:r>
      <w:r w:rsidRPr="007A4457">
        <w:rPr>
          <w:rFonts w:ascii="Times New Roman" w:eastAsia="宋体" w:hAnsi="Times New Roman"/>
          <w:sz w:val="24"/>
          <w:szCs w:val="24"/>
        </w:rPr>
        <w:t>82.3%</w:t>
      </w:r>
      <w:r w:rsidRPr="007A4457">
        <w:rPr>
          <w:rFonts w:ascii="Times New Roman" w:eastAsia="宋体" w:hAnsi="Times New Roman"/>
          <w:sz w:val="24"/>
          <w:szCs w:val="24"/>
        </w:rPr>
        <w:t>有了显著提升。这说明频谱特征的提取能够更好地适应深度学习</w:t>
      </w:r>
      <w:r>
        <w:rPr>
          <w:rFonts w:ascii="Times New Roman" w:eastAsia="宋体" w:hAnsi="Times New Roman" w:hint="eastAsia"/>
          <w:sz w:val="24"/>
          <w:szCs w:val="24"/>
        </w:rPr>
        <w:t>框架</w:t>
      </w:r>
      <w:r w:rsidRPr="007A4457">
        <w:rPr>
          <w:rFonts w:ascii="Times New Roman" w:eastAsia="宋体" w:hAnsi="Times New Roman"/>
          <w:sz w:val="24"/>
          <w:szCs w:val="24"/>
        </w:rPr>
        <w:t>，通过更有效的特征表达提升其对异常流量的识别能力。</w:t>
      </w:r>
    </w:p>
    <w:p w14:paraId="3CF4F921" w14:textId="77777777" w:rsidR="00E9714B"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lastRenderedPageBreak/>
        <w:t>最后，对比</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两种频谱生成方法，</w:t>
      </w:r>
      <w:r w:rsidRPr="007A4457">
        <w:rPr>
          <w:rFonts w:ascii="Times New Roman" w:eastAsia="宋体" w:hAnsi="Times New Roman"/>
          <w:sz w:val="24"/>
          <w:szCs w:val="24"/>
        </w:rPr>
        <w:t>SSPE</w:t>
      </w:r>
      <w:r w:rsidRPr="007A4457">
        <w:rPr>
          <w:rFonts w:ascii="Times New Roman" w:eastAsia="宋体" w:hAnsi="Times New Roman"/>
          <w:sz w:val="24"/>
          <w:szCs w:val="24"/>
        </w:rPr>
        <w:t>整体表现优于</w:t>
      </w:r>
      <w:r w:rsidRPr="007A4457">
        <w:rPr>
          <w:rFonts w:ascii="Times New Roman" w:eastAsia="宋体" w:hAnsi="Times New Roman"/>
          <w:sz w:val="24"/>
          <w:szCs w:val="24"/>
        </w:rPr>
        <w:t>COAP</w:t>
      </w:r>
      <w:r w:rsidRPr="007A4457">
        <w:rPr>
          <w:rFonts w:ascii="Times New Roman" w:eastAsia="宋体" w:hAnsi="Times New Roman"/>
          <w:sz w:val="24"/>
          <w:szCs w:val="24"/>
        </w:rPr>
        <w:t>。以</w:t>
      </w:r>
      <w:r w:rsidRPr="007A4457">
        <w:rPr>
          <w:rFonts w:ascii="Times New Roman" w:eastAsia="宋体" w:hAnsi="Times New Roman"/>
          <w:sz w:val="24"/>
          <w:szCs w:val="24"/>
        </w:rPr>
        <w:t>XGBoost</w:t>
      </w:r>
      <w:r w:rsidRPr="007A4457">
        <w:rPr>
          <w:rFonts w:ascii="Times New Roman" w:eastAsia="宋体" w:hAnsi="Times New Roman"/>
          <w:sz w:val="24"/>
          <w:szCs w:val="24"/>
        </w:rPr>
        <w:t>为例，</w:t>
      </w:r>
      <w:r w:rsidRPr="007A4457">
        <w:rPr>
          <w:rFonts w:ascii="Times New Roman" w:eastAsia="宋体" w:hAnsi="Times New Roman"/>
          <w:sz w:val="24"/>
          <w:szCs w:val="24"/>
        </w:rPr>
        <w:t>SSPE</w:t>
      </w:r>
      <w:r w:rsidRPr="007A4457">
        <w:rPr>
          <w:rFonts w:ascii="Times New Roman" w:eastAsia="宋体" w:hAnsi="Times New Roman"/>
          <w:sz w:val="24"/>
          <w:szCs w:val="24"/>
        </w:rPr>
        <w:t>的准确率为</w:t>
      </w:r>
      <w:r w:rsidRPr="007A4457">
        <w:rPr>
          <w:rFonts w:ascii="Times New Roman" w:eastAsia="宋体" w:hAnsi="Times New Roman"/>
          <w:sz w:val="24"/>
          <w:szCs w:val="24"/>
        </w:rPr>
        <w:t>96.3%</w:t>
      </w:r>
      <w:r w:rsidRPr="007A4457">
        <w:rPr>
          <w:rFonts w:ascii="Times New Roman" w:eastAsia="宋体" w:hAnsi="Times New Roman"/>
          <w:sz w:val="24"/>
          <w:szCs w:val="24"/>
        </w:rPr>
        <w:t>，精确率为</w:t>
      </w:r>
      <w:r w:rsidRPr="007A4457">
        <w:rPr>
          <w:rFonts w:ascii="Times New Roman" w:eastAsia="宋体" w:hAnsi="Times New Roman"/>
          <w:sz w:val="24"/>
          <w:szCs w:val="24"/>
        </w:rPr>
        <w:t>94.5%</w:t>
      </w:r>
      <w:r w:rsidRPr="007A4457">
        <w:rPr>
          <w:rFonts w:ascii="Times New Roman" w:eastAsia="宋体" w:hAnsi="Times New Roman"/>
          <w:sz w:val="24"/>
          <w:szCs w:val="24"/>
        </w:rPr>
        <w:t>，均高于</w:t>
      </w:r>
      <w:r w:rsidRPr="007A4457">
        <w:rPr>
          <w:rFonts w:ascii="Times New Roman" w:eastAsia="宋体" w:hAnsi="Times New Roman"/>
          <w:sz w:val="24"/>
          <w:szCs w:val="24"/>
        </w:rPr>
        <w:t>COAP</w:t>
      </w:r>
      <w:r w:rsidRPr="007A4457">
        <w:rPr>
          <w:rFonts w:ascii="Times New Roman" w:eastAsia="宋体" w:hAnsi="Times New Roman"/>
          <w:sz w:val="24"/>
          <w:szCs w:val="24"/>
        </w:rPr>
        <w:t>下的</w:t>
      </w:r>
      <w:r w:rsidRPr="007A4457">
        <w:rPr>
          <w:rFonts w:ascii="Times New Roman" w:eastAsia="宋体" w:hAnsi="Times New Roman"/>
          <w:sz w:val="24"/>
          <w:szCs w:val="24"/>
        </w:rPr>
        <w:t>95.2%</w:t>
      </w:r>
      <w:r w:rsidRPr="007A4457">
        <w:rPr>
          <w:rFonts w:ascii="Times New Roman" w:eastAsia="宋体" w:hAnsi="Times New Roman"/>
          <w:sz w:val="24"/>
          <w:szCs w:val="24"/>
        </w:rPr>
        <w:t>和</w:t>
      </w:r>
      <w:r w:rsidRPr="007A4457">
        <w:rPr>
          <w:rFonts w:ascii="Times New Roman" w:eastAsia="宋体" w:hAnsi="Times New Roman"/>
          <w:sz w:val="24"/>
          <w:szCs w:val="24"/>
        </w:rPr>
        <w:t>93.0%</w:t>
      </w:r>
      <w:r w:rsidRPr="007A4457">
        <w:rPr>
          <w:rFonts w:ascii="Times New Roman" w:eastAsia="宋体" w:hAnsi="Times New Roman"/>
          <w:sz w:val="24"/>
          <w:szCs w:val="24"/>
        </w:rPr>
        <w:t>。</w:t>
      </w:r>
      <w:r w:rsidRPr="007A4457">
        <w:rPr>
          <w:rFonts w:ascii="Times New Roman" w:eastAsia="宋体" w:hAnsi="Times New Roman"/>
          <w:sz w:val="24"/>
          <w:szCs w:val="24"/>
        </w:rPr>
        <w:t>SSPE</w:t>
      </w:r>
      <w:r w:rsidRPr="007A4457">
        <w:rPr>
          <w:rFonts w:ascii="Times New Roman" w:eastAsia="宋体" w:hAnsi="Times New Roman"/>
          <w:sz w:val="24"/>
          <w:szCs w:val="24"/>
        </w:rPr>
        <w:t>方法通过结合正弦和余弦位置编码，能够有效保留和利用时序信息，因此在不同模型的应用中均展现出更强的泛化能力和更高的分类性能。此外，</w:t>
      </w:r>
      <w:r w:rsidRPr="007A4457">
        <w:rPr>
          <w:rFonts w:ascii="Times New Roman" w:eastAsia="宋体" w:hAnsi="Times New Roman"/>
          <w:sz w:val="24"/>
          <w:szCs w:val="24"/>
        </w:rPr>
        <w:t>SSPE</w:t>
      </w:r>
      <w:r w:rsidRPr="007A4457">
        <w:rPr>
          <w:rFonts w:ascii="Times New Roman" w:eastAsia="宋体" w:hAnsi="Times New Roman"/>
          <w:sz w:val="24"/>
          <w:szCs w:val="24"/>
        </w:rPr>
        <w:t>在多个指标上相对于</w:t>
      </w:r>
      <w:r w:rsidRPr="007A4457">
        <w:rPr>
          <w:rFonts w:ascii="Times New Roman" w:eastAsia="宋体" w:hAnsi="Times New Roman"/>
          <w:sz w:val="24"/>
          <w:szCs w:val="24"/>
        </w:rPr>
        <w:t>COAP</w:t>
      </w:r>
      <w:r w:rsidRPr="007A4457">
        <w:rPr>
          <w:rFonts w:ascii="Times New Roman" w:eastAsia="宋体" w:hAnsi="Times New Roman"/>
          <w:sz w:val="24"/>
          <w:szCs w:val="24"/>
        </w:rPr>
        <w:t>的显著优势表明，其在复杂时序数据的表达和攻击模式的捕捉方面更具优势，是一种更为适合网络异常流量检测的频谱生成方法。</w:t>
      </w:r>
    </w:p>
    <w:p w14:paraId="1D0649BF" w14:textId="77777777" w:rsidR="00CE751B" w:rsidRPr="00CE751B" w:rsidRDefault="00CE751B" w:rsidP="00CE751B">
      <w:pPr>
        <w:spacing w:line="360" w:lineRule="auto"/>
        <w:ind w:firstLineChars="200" w:firstLine="480"/>
        <w:rPr>
          <w:rFonts w:ascii="Times New Roman" w:eastAsia="宋体" w:hAnsi="Times New Roman"/>
          <w:sz w:val="24"/>
          <w:szCs w:val="24"/>
        </w:rPr>
      </w:pPr>
    </w:p>
    <w:p w14:paraId="1547E74D" w14:textId="77777777" w:rsidR="00E549C7" w:rsidRDefault="00084C82"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攻击</w:t>
      </w:r>
      <w:r w:rsidR="008C33A7">
        <w:rPr>
          <w:rFonts w:ascii="Times New Roman" w:eastAsia="宋体" w:hAnsi="Times New Roman" w:hint="eastAsia"/>
          <w:sz w:val="24"/>
          <w:szCs w:val="24"/>
        </w:rPr>
        <w:t>类型</w:t>
      </w:r>
      <w:r>
        <w:rPr>
          <w:rFonts w:ascii="Times New Roman" w:eastAsia="宋体" w:hAnsi="Times New Roman" w:hint="eastAsia"/>
          <w:sz w:val="24"/>
          <w:szCs w:val="24"/>
        </w:rPr>
        <w:t>识别结果</w:t>
      </w:r>
    </w:p>
    <w:p w14:paraId="02813052" w14:textId="77777777" w:rsidR="00CE751B" w:rsidRDefault="00CE751B" w:rsidP="00CE751B">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在</w:t>
      </w:r>
      <w:r w:rsidR="008C33A7">
        <w:rPr>
          <w:rFonts w:ascii="Times New Roman" w:eastAsia="宋体" w:hAnsi="Times New Roman" w:hint="eastAsia"/>
          <w:sz w:val="24"/>
          <w:szCs w:val="24"/>
        </w:rPr>
        <w:t>攻击类型识别</w:t>
      </w:r>
      <w:r w:rsidRPr="00CE751B">
        <w:rPr>
          <w:rFonts w:ascii="Times New Roman" w:eastAsia="宋体" w:hAnsi="Times New Roman"/>
          <w:sz w:val="24"/>
          <w:szCs w:val="24"/>
        </w:rPr>
        <w:t>任务中，我们采用</w:t>
      </w:r>
      <w:r w:rsidRPr="00CE751B">
        <w:rPr>
          <w:rFonts w:ascii="Times New Roman" w:eastAsia="宋体" w:hAnsi="Times New Roman"/>
          <w:sz w:val="24"/>
          <w:szCs w:val="24"/>
        </w:rPr>
        <w:t>SSPE</w:t>
      </w:r>
      <w:r w:rsidRPr="00CE751B">
        <w:rPr>
          <w:rFonts w:ascii="Times New Roman" w:eastAsia="宋体" w:hAnsi="Times New Roman"/>
          <w:sz w:val="24"/>
          <w:szCs w:val="24"/>
        </w:rPr>
        <w:t>方法生成频谱特征，并通过余弦相似度匹配不同攻击类型的频谱特征，以识别数据集中包含的</w:t>
      </w:r>
      <w:r w:rsidRPr="00CE751B">
        <w:rPr>
          <w:rFonts w:ascii="Times New Roman" w:eastAsia="宋体" w:hAnsi="Times New Roman"/>
          <w:sz w:val="24"/>
          <w:szCs w:val="24"/>
        </w:rPr>
        <w:t>14</w:t>
      </w:r>
      <w:r w:rsidRPr="00CE751B">
        <w:rPr>
          <w:rFonts w:ascii="Times New Roman" w:eastAsia="宋体" w:hAnsi="Times New Roman"/>
          <w:sz w:val="24"/>
          <w:szCs w:val="24"/>
        </w:rPr>
        <w:t>种不同攻击类型。</w:t>
      </w:r>
      <w:r w:rsidR="00162C70">
        <w:rPr>
          <w:rFonts w:ascii="Times New Roman" w:eastAsia="宋体" w:hAnsi="Times New Roman" w:hint="eastAsia"/>
          <w:sz w:val="24"/>
          <w:szCs w:val="24"/>
        </w:rPr>
        <w:t>传统方法识别攻击类型的平均准确率为</w:t>
      </w:r>
      <w:r w:rsidR="00162C70">
        <w:rPr>
          <w:rFonts w:ascii="Times New Roman" w:eastAsia="宋体" w:hAnsi="Times New Roman" w:hint="eastAsia"/>
          <w:sz w:val="24"/>
          <w:szCs w:val="24"/>
        </w:rPr>
        <w:t>79.68%</w:t>
      </w:r>
      <w:r w:rsidR="00162C70">
        <w:rPr>
          <w:rFonts w:ascii="Times New Roman" w:eastAsia="宋体" w:hAnsi="Times New Roman"/>
          <w:sz w:val="24"/>
          <w:szCs w:val="24"/>
        </w:rPr>
        <w:fldChar w:fldCharType="begin"/>
      </w:r>
      <w:r w:rsidR="00162C70">
        <w:rPr>
          <w:rFonts w:ascii="Times New Roman" w:eastAsia="宋体" w:hAnsi="Times New Roman"/>
          <w:sz w:val="24"/>
          <w:szCs w:val="24"/>
        </w:rPr>
        <w:instrText xml:space="preserve"> </w:instrText>
      </w:r>
      <w:r w:rsidR="00162C70">
        <w:rPr>
          <w:rFonts w:ascii="Times New Roman" w:eastAsia="宋体" w:hAnsi="Times New Roman" w:hint="eastAsia"/>
          <w:sz w:val="24"/>
          <w:szCs w:val="24"/>
        </w:rPr>
        <w:instrText>REF _Ref179392942 \r \h</w:instrText>
      </w:r>
      <w:r w:rsidR="00162C70">
        <w:rPr>
          <w:rFonts w:ascii="Times New Roman" w:eastAsia="宋体" w:hAnsi="Times New Roman"/>
          <w:sz w:val="24"/>
          <w:szCs w:val="24"/>
        </w:rPr>
        <w:instrText xml:space="preserve"> </w:instrText>
      </w:r>
      <w:r w:rsidR="00162C70">
        <w:rPr>
          <w:rFonts w:ascii="Times New Roman" w:eastAsia="宋体" w:hAnsi="Times New Roman"/>
          <w:sz w:val="24"/>
          <w:szCs w:val="24"/>
        </w:rPr>
      </w:r>
      <w:r w:rsidR="00162C70">
        <w:rPr>
          <w:rFonts w:ascii="Times New Roman" w:eastAsia="宋体" w:hAnsi="Times New Roman"/>
          <w:sz w:val="24"/>
          <w:szCs w:val="24"/>
        </w:rPr>
        <w:fldChar w:fldCharType="separate"/>
      </w:r>
      <w:r w:rsidR="000B33FA">
        <w:rPr>
          <w:rFonts w:ascii="Times New Roman" w:eastAsia="宋体" w:hAnsi="Times New Roman"/>
          <w:sz w:val="24"/>
          <w:szCs w:val="24"/>
        </w:rPr>
        <w:t>[5]</w:t>
      </w:r>
      <w:r w:rsidR="00162C70">
        <w:rPr>
          <w:rFonts w:ascii="Times New Roman" w:eastAsia="宋体" w:hAnsi="Times New Roman"/>
          <w:sz w:val="24"/>
          <w:szCs w:val="24"/>
        </w:rPr>
        <w:fldChar w:fldCharType="end"/>
      </w:r>
      <w:r w:rsidR="00162C70">
        <w:rPr>
          <w:rFonts w:ascii="Times New Roman" w:eastAsia="宋体" w:hAnsi="Times New Roman" w:hint="eastAsia"/>
          <w:sz w:val="24"/>
          <w:szCs w:val="24"/>
        </w:rPr>
        <w:t>，本文方法</w:t>
      </w:r>
      <w:r w:rsidR="00EB702E">
        <w:rPr>
          <w:rFonts w:ascii="Times New Roman" w:eastAsia="宋体" w:hAnsi="Times New Roman" w:hint="eastAsia"/>
          <w:sz w:val="24"/>
          <w:szCs w:val="24"/>
        </w:rPr>
        <w:t>实验结果见表</w:t>
      </w:r>
      <w:r w:rsidR="00EB702E">
        <w:rPr>
          <w:rFonts w:ascii="Times New Roman" w:eastAsia="宋体" w:hAnsi="Times New Roman" w:hint="eastAsia"/>
          <w:sz w:val="24"/>
          <w:szCs w:val="24"/>
        </w:rPr>
        <w:t>4</w:t>
      </w:r>
      <w:r w:rsidR="00EB702E">
        <w:rPr>
          <w:rFonts w:ascii="Times New Roman" w:eastAsia="宋体" w:hAnsi="Times New Roman" w:hint="eastAsia"/>
          <w:sz w:val="24"/>
          <w:szCs w:val="24"/>
        </w:rPr>
        <w:t>。</w:t>
      </w:r>
    </w:p>
    <w:p w14:paraId="312767DF" w14:textId="77777777" w:rsidR="008C33A7" w:rsidRDefault="008C33A7" w:rsidP="00DB1900">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4</w:t>
      </w:r>
      <w:r>
        <w:rPr>
          <w:rFonts w:ascii="Times New Roman" w:eastAsia="宋体" w:hAnsi="Times New Roman" w:hint="eastAsia"/>
          <w:sz w:val="24"/>
          <w:szCs w:val="24"/>
        </w:rPr>
        <w:t xml:space="preserve"> </w:t>
      </w:r>
      <w:r>
        <w:rPr>
          <w:rFonts w:ascii="Times New Roman" w:eastAsia="宋体" w:hAnsi="Times New Roman" w:hint="eastAsia"/>
          <w:sz w:val="24"/>
          <w:szCs w:val="24"/>
        </w:rPr>
        <w:t>攻击类型识别结果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3727"/>
        <w:gridCol w:w="950"/>
      </w:tblGrid>
      <w:tr w:rsidR="0094639B" w:rsidRPr="00992599" w14:paraId="6E5767A0" w14:textId="77777777" w:rsidTr="00992599">
        <w:trPr>
          <w:jc w:val="center"/>
        </w:trPr>
        <w:tc>
          <w:tcPr>
            <w:tcW w:w="3727" w:type="dxa"/>
            <w:tcBorders>
              <w:top w:val="single" w:sz="12" w:space="0" w:color="auto"/>
              <w:bottom w:val="single" w:sz="4" w:space="0" w:color="auto"/>
            </w:tcBorders>
            <w:shd w:val="clear" w:color="auto" w:fill="auto"/>
          </w:tcPr>
          <w:p w14:paraId="4FC8A4B0" w14:textId="77777777" w:rsidR="0094639B" w:rsidRPr="00992599" w:rsidRDefault="008C33A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950" w:type="dxa"/>
            <w:tcBorders>
              <w:top w:val="single" w:sz="12" w:space="0" w:color="auto"/>
              <w:bottom w:val="single" w:sz="4" w:space="0" w:color="auto"/>
            </w:tcBorders>
            <w:shd w:val="clear" w:color="auto" w:fill="auto"/>
          </w:tcPr>
          <w:p w14:paraId="5F62DA23" w14:textId="77777777" w:rsidR="0094639B" w:rsidRPr="00992599" w:rsidRDefault="008C33A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准确率</w:t>
            </w:r>
          </w:p>
        </w:tc>
      </w:tr>
      <w:tr w:rsidR="0094639B" w:rsidRPr="00992599" w14:paraId="4AD9EECA" w14:textId="77777777" w:rsidTr="00992599">
        <w:trPr>
          <w:jc w:val="center"/>
        </w:trPr>
        <w:tc>
          <w:tcPr>
            <w:tcW w:w="3727" w:type="dxa"/>
            <w:tcBorders>
              <w:top w:val="single" w:sz="4" w:space="0" w:color="auto"/>
            </w:tcBorders>
            <w:shd w:val="clear" w:color="auto" w:fill="auto"/>
          </w:tcPr>
          <w:p w14:paraId="2A2F4915"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后门攻击</w:t>
            </w:r>
          </w:p>
        </w:tc>
        <w:tc>
          <w:tcPr>
            <w:tcW w:w="950" w:type="dxa"/>
            <w:tcBorders>
              <w:top w:val="single" w:sz="4" w:space="0" w:color="auto"/>
            </w:tcBorders>
            <w:shd w:val="clear" w:color="auto" w:fill="auto"/>
          </w:tcPr>
          <w:p w14:paraId="73136A17"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46.5</w:t>
            </w:r>
          </w:p>
        </w:tc>
      </w:tr>
      <w:tr w:rsidR="0094639B" w:rsidRPr="00992599" w14:paraId="37F46E90" w14:textId="77777777" w:rsidTr="00992599">
        <w:trPr>
          <w:jc w:val="center"/>
        </w:trPr>
        <w:tc>
          <w:tcPr>
            <w:tcW w:w="3727" w:type="dxa"/>
            <w:shd w:val="clear" w:color="auto" w:fill="auto"/>
          </w:tcPr>
          <w:p w14:paraId="25AA8DBB"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HTTP</w:t>
            </w:r>
            <w:r w:rsidRPr="00992599">
              <w:rPr>
                <w:rFonts w:ascii="Times New Roman" w:eastAsia="宋体" w:hAnsi="Times New Roman"/>
                <w:sz w:val="24"/>
                <w:szCs w:val="24"/>
              </w:rPr>
              <w:t>洪水攻击</w:t>
            </w:r>
          </w:p>
        </w:tc>
        <w:tc>
          <w:tcPr>
            <w:tcW w:w="950" w:type="dxa"/>
            <w:shd w:val="clear" w:color="auto" w:fill="auto"/>
          </w:tcPr>
          <w:p w14:paraId="1B0C0A50"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84.3</w:t>
            </w:r>
          </w:p>
        </w:tc>
      </w:tr>
      <w:tr w:rsidR="0094639B" w:rsidRPr="00992599" w14:paraId="1FA9D422" w14:textId="77777777" w:rsidTr="00992599">
        <w:trPr>
          <w:jc w:val="center"/>
        </w:trPr>
        <w:tc>
          <w:tcPr>
            <w:tcW w:w="3727" w:type="dxa"/>
            <w:shd w:val="clear" w:color="auto" w:fill="auto"/>
          </w:tcPr>
          <w:p w14:paraId="37425970"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ICMP</w:t>
            </w:r>
            <w:r w:rsidRPr="00992599">
              <w:rPr>
                <w:rFonts w:ascii="Times New Roman" w:eastAsia="宋体" w:hAnsi="Times New Roman"/>
                <w:sz w:val="24"/>
                <w:szCs w:val="24"/>
              </w:rPr>
              <w:t>洪水攻击</w:t>
            </w:r>
          </w:p>
        </w:tc>
        <w:tc>
          <w:tcPr>
            <w:tcW w:w="950" w:type="dxa"/>
            <w:shd w:val="clear" w:color="auto" w:fill="auto"/>
          </w:tcPr>
          <w:p w14:paraId="076DF056"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84.8</w:t>
            </w:r>
          </w:p>
        </w:tc>
      </w:tr>
      <w:tr w:rsidR="0094639B" w:rsidRPr="00992599" w14:paraId="4FC1F17D" w14:textId="77777777" w:rsidTr="00992599">
        <w:trPr>
          <w:jc w:val="center"/>
        </w:trPr>
        <w:tc>
          <w:tcPr>
            <w:tcW w:w="3727" w:type="dxa"/>
            <w:shd w:val="clear" w:color="auto" w:fill="auto"/>
          </w:tcPr>
          <w:p w14:paraId="513BDB5E"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TCP SYN</w:t>
            </w:r>
            <w:r w:rsidRPr="00992599">
              <w:rPr>
                <w:rFonts w:ascii="Times New Roman" w:eastAsia="宋体" w:hAnsi="Times New Roman"/>
                <w:sz w:val="24"/>
                <w:szCs w:val="24"/>
              </w:rPr>
              <w:t>洪水攻击</w:t>
            </w:r>
          </w:p>
        </w:tc>
        <w:tc>
          <w:tcPr>
            <w:tcW w:w="950" w:type="dxa"/>
            <w:shd w:val="clear" w:color="auto" w:fill="auto"/>
          </w:tcPr>
          <w:p w14:paraId="005B75C7"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84.7</w:t>
            </w:r>
          </w:p>
        </w:tc>
      </w:tr>
      <w:tr w:rsidR="0094639B" w:rsidRPr="00992599" w14:paraId="241F3309" w14:textId="77777777" w:rsidTr="00992599">
        <w:trPr>
          <w:jc w:val="center"/>
        </w:trPr>
        <w:tc>
          <w:tcPr>
            <w:tcW w:w="3727" w:type="dxa"/>
            <w:shd w:val="clear" w:color="auto" w:fill="auto"/>
          </w:tcPr>
          <w:p w14:paraId="5E5A29F7"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UDP</w:t>
            </w:r>
            <w:r w:rsidRPr="00992599">
              <w:rPr>
                <w:rFonts w:ascii="Times New Roman" w:eastAsia="宋体" w:hAnsi="Times New Roman"/>
                <w:sz w:val="24"/>
                <w:szCs w:val="24"/>
              </w:rPr>
              <w:t>洪水攻击</w:t>
            </w:r>
          </w:p>
        </w:tc>
        <w:tc>
          <w:tcPr>
            <w:tcW w:w="950" w:type="dxa"/>
            <w:shd w:val="clear" w:color="auto" w:fill="auto"/>
          </w:tcPr>
          <w:p w14:paraId="4408E3FD"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73.5</w:t>
            </w:r>
          </w:p>
        </w:tc>
      </w:tr>
      <w:tr w:rsidR="0094639B" w:rsidRPr="00992599" w14:paraId="093B1C78" w14:textId="77777777" w:rsidTr="00992599">
        <w:trPr>
          <w:jc w:val="center"/>
        </w:trPr>
        <w:tc>
          <w:tcPr>
            <w:tcW w:w="3727" w:type="dxa"/>
            <w:shd w:val="clear" w:color="auto" w:fill="auto"/>
          </w:tcPr>
          <w:p w14:paraId="5BF596BE"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中间人攻击（</w:t>
            </w:r>
            <w:r w:rsidRPr="00992599">
              <w:rPr>
                <w:rFonts w:ascii="Times New Roman" w:eastAsia="宋体" w:hAnsi="Times New Roman"/>
                <w:sz w:val="24"/>
                <w:szCs w:val="24"/>
              </w:rPr>
              <w:t>ARP</w:t>
            </w:r>
            <w:r w:rsidRPr="00992599">
              <w:rPr>
                <w:rFonts w:ascii="Times New Roman" w:eastAsia="宋体" w:hAnsi="Times New Roman"/>
                <w:sz w:val="24"/>
                <w:szCs w:val="24"/>
              </w:rPr>
              <w:t>欺骗</w:t>
            </w:r>
            <w:r w:rsidRPr="00992599">
              <w:rPr>
                <w:rFonts w:ascii="Times New Roman" w:eastAsia="宋体" w:hAnsi="Times New Roman"/>
                <w:sz w:val="24"/>
                <w:szCs w:val="24"/>
              </w:rPr>
              <w:t xml:space="preserve"> + DNS</w:t>
            </w:r>
            <w:r w:rsidRPr="00992599">
              <w:rPr>
                <w:rFonts w:ascii="Times New Roman" w:eastAsia="宋体" w:hAnsi="Times New Roman"/>
                <w:sz w:val="24"/>
                <w:szCs w:val="24"/>
              </w:rPr>
              <w:t>）</w:t>
            </w:r>
          </w:p>
        </w:tc>
        <w:tc>
          <w:tcPr>
            <w:tcW w:w="950" w:type="dxa"/>
            <w:shd w:val="clear" w:color="auto" w:fill="auto"/>
          </w:tcPr>
          <w:p w14:paraId="77A4D2E2"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84.3</w:t>
            </w:r>
          </w:p>
        </w:tc>
      </w:tr>
      <w:tr w:rsidR="0094639B" w:rsidRPr="00992599" w14:paraId="0148DEFB" w14:textId="77777777" w:rsidTr="00992599">
        <w:trPr>
          <w:jc w:val="center"/>
        </w:trPr>
        <w:tc>
          <w:tcPr>
            <w:tcW w:w="3727" w:type="dxa"/>
            <w:shd w:val="clear" w:color="auto" w:fill="auto"/>
          </w:tcPr>
          <w:p w14:paraId="3BBFDE84"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操作系统指纹识别攻击</w:t>
            </w:r>
          </w:p>
        </w:tc>
        <w:tc>
          <w:tcPr>
            <w:tcW w:w="950" w:type="dxa"/>
            <w:shd w:val="clear" w:color="auto" w:fill="auto"/>
          </w:tcPr>
          <w:p w14:paraId="4AC84D43"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83.3</w:t>
            </w:r>
          </w:p>
        </w:tc>
      </w:tr>
      <w:tr w:rsidR="0094639B" w:rsidRPr="00992599" w14:paraId="0D770DD5" w14:textId="77777777" w:rsidTr="00992599">
        <w:trPr>
          <w:jc w:val="center"/>
        </w:trPr>
        <w:tc>
          <w:tcPr>
            <w:tcW w:w="3727" w:type="dxa"/>
            <w:shd w:val="clear" w:color="auto" w:fill="auto"/>
          </w:tcPr>
          <w:p w14:paraId="639EFC47"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密码攻击</w:t>
            </w:r>
          </w:p>
        </w:tc>
        <w:tc>
          <w:tcPr>
            <w:tcW w:w="950" w:type="dxa"/>
            <w:shd w:val="clear" w:color="auto" w:fill="auto"/>
          </w:tcPr>
          <w:p w14:paraId="6541195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85.4</w:t>
            </w:r>
          </w:p>
        </w:tc>
      </w:tr>
      <w:tr w:rsidR="0094639B" w:rsidRPr="00992599" w14:paraId="1319F479" w14:textId="77777777" w:rsidTr="00992599">
        <w:trPr>
          <w:jc w:val="center"/>
        </w:trPr>
        <w:tc>
          <w:tcPr>
            <w:tcW w:w="3727" w:type="dxa"/>
            <w:shd w:val="clear" w:color="auto" w:fill="auto"/>
          </w:tcPr>
          <w:p w14:paraId="2B5A6053"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端口扫描攻击</w:t>
            </w:r>
          </w:p>
        </w:tc>
        <w:tc>
          <w:tcPr>
            <w:tcW w:w="950" w:type="dxa"/>
            <w:shd w:val="clear" w:color="auto" w:fill="auto"/>
          </w:tcPr>
          <w:p w14:paraId="452E0F9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84.5</w:t>
            </w:r>
          </w:p>
        </w:tc>
      </w:tr>
      <w:tr w:rsidR="0094639B" w:rsidRPr="00992599" w14:paraId="1F81A72E" w14:textId="77777777" w:rsidTr="00992599">
        <w:trPr>
          <w:jc w:val="center"/>
        </w:trPr>
        <w:tc>
          <w:tcPr>
            <w:tcW w:w="3727" w:type="dxa"/>
            <w:shd w:val="clear" w:color="auto" w:fill="auto"/>
          </w:tcPr>
          <w:p w14:paraId="65C471CA"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勒索软件攻击</w:t>
            </w:r>
          </w:p>
        </w:tc>
        <w:tc>
          <w:tcPr>
            <w:tcW w:w="950" w:type="dxa"/>
            <w:shd w:val="clear" w:color="auto" w:fill="auto"/>
          </w:tcPr>
          <w:p w14:paraId="3C4E3630"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84.6</w:t>
            </w:r>
          </w:p>
        </w:tc>
      </w:tr>
      <w:tr w:rsidR="0094639B" w:rsidRPr="00992599" w14:paraId="3D213C4F" w14:textId="77777777" w:rsidTr="00992599">
        <w:trPr>
          <w:jc w:val="center"/>
        </w:trPr>
        <w:tc>
          <w:tcPr>
            <w:tcW w:w="3727" w:type="dxa"/>
            <w:shd w:val="clear" w:color="auto" w:fill="auto"/>
          </w:tcPr>
          <w:p w14:paraId="4BF75E16"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SQL</w:t>
            </w:r>
            <w:r w:rsidRPr="00992599">
              <w:rPr>
                <w:rFonts w:ascii="Times New Roman" w:eastAsia="宋体" w:hAnsi="Times New Roman"/>
                <w:sz w:val="24"/>
                <w:szCs w:val="24"/>
              </w:rPr>
              <w:t>注入攻击</w:t>
            </w:r>
          </w:p>
        </w:tc>
        <w:tc>
          <w:tcPr>
            <w:tcW w:w="950" w:type="dxa"/>
            <w:shd w:val="clear" w:color="auto" w:fill="auto"/>
          </w:tcPr>
          <w:p w14:paraId="6BE14BA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83.9</w:t>
            </w:r>
          </w:p>
        </w:tc>
      </w:tr>
      <w:tr w:rsidR="0094639B" w:rsidRPr="00992599" w14:paraId="28A43BDB" w14:textId="77777777" w:rsidTr="00992599">
        <w:trPr>
          <w:jc w:val="center"/>
        </w:trPr>
        <w:tc>
          <w:tcPr>
            <w:tcW w:w="3727" w:type="dxa"/>
            <w:shd w:val="clear" w:color="auto" w:fill="auto"/>
          </w:tcPr>
          <w:p w14:paraId="3F138455" w14:textId="77777777" w:rsidR="0094639B" w:rsidRPr="00992599" w:rsidRDefault="0094639B" w:rsidP="00992599">
            <w:pPr>
              <w:tabs>
                <w:tab w:val="left" w:pos="1413"/>
              </w:tabs>
              <w:spacing w:line="360" w:lineRule="auto"/>
              <w:jc w:val="center"/>
              <w:rPr>
                <w:rFonts w:ascii="Times New Roman" w:eastAsia="宋体" w:hAnsi="Times New Roman"/>
                <w:sz w:val="24"/>
                <w:szCs w:val="24"/>
              </w:rPr>
            </w:pPr>
            <w:r w:rsidRPr="00992599">
              <w:rPr>
                <w:rFonts w:ascii="Times New Roman" w:eastAsia="宋体" w:hAnsi="Times New Roman"/>
                <w:sz w:val="24"/>
                <w:szCs w:val="24"/>
              </w:rPr>
              <w:t>上传攻击</w:t>
            </w:r>
          </w:p>
        </w:tc>
        <w:tc>
          <w:tcPr>
            <w:tcW w:w="950" w:type="dxa"/>
            <w:shd w:val="clear" w:color="auto" w:fill="auto"/>
          </w:tcPr>
          <w:p w14:paraId="6AC87E5A"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75.5</w:t>
            </w:r>
          </w:p>
        </w:tc>
      </w:tr>
      <w:tr w:rsidR="0094639B" w:rsidRPr="00992599" w14:paraId="197930ED" w14:textId="77777777" w:rsidTr="00992599">
        <w:trPr>
          <w:jc w:val="center"/>
        </w:trPr>
        <w:tc>
          <w:tcPr>
            <w:tcW w:w="3727" w:type="dxa"/>
            <w:shd w:val="clear" w:color="auto" w:fill="auto"/>
          </w:tcPr>
          <w:p w14:paraId="3F990F75"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漏洞利用</w:t>
            </w:r>
          </w:p>
        </w:tc>
        <w:tc>
          <w:tcPr>
            <w:tcW w:w="950" w:type="dxa"/>
            <w:shd w:val="clear" w:color="auto" w:fill="auto"/>
          </w:tcPr>
          <w:p w14:paraId="6DF2DF9B"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77.0</w:t>
            </w:r>
          </w:p>
        </w:tc>
      </w:tr>
      <w:tr w:rsidR="00E17AA4" w:rsidRPr="00992599" w14:paraId="28C48EFD" w14:textId="77777777" w:rsidTr="00992599">
        <w:trPr>
          <w:jc w:val="center"/>
        </w:trPr>
        <w:tc>
          <w:tcPr>
            <w:tcW w:w="3727" w:type="dxa"/>
            <w:shd w:val="clear" w:color="auto" w:fill="auto"/>
          </w:tcPr>
          <w:p w14:paraId="5956B210" w14:textId="77777777" w:rsidR="00E17AA4"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跨站脚本攻击</w:t>
            </w:r>
          </w:p>
        </w:tc>
        <w:tc>
          <w:tcPr>
            <w:tcW w:w="950" w:type="dxa"/>
            <w:shd w:val="clear" w:color="auto" w:fill="auto"/>
          </w:tcPr>
          <w:p w14:paraId="6DF9F1F7" w14:textId="77777777" w:rsidR="00E17AA4"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83.5</w:t>
            </w:r>
          </w:p>
        </w:tc>
      </w:tr>
    </w:tbl>
    <w:p w14:paraId="17AE35F0" w14:textId="77777777" w:rsidR="0037349B" w:rsidRPr="00B24763" w:rsidRDefault="000047DE" w:rsidP="000047DE">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分析</w:t>
      </w:r>
      <w:r w:rsidR="00B24763">
        <w:rPr>
          <w:rFonts w:ascii="Times New Roman" w:eastAsia="宋体" w:hAnsi="Times New Roman" w:hint="eastAsia"/>
          <w:sz w:val="24"/>
          <w:szCs w:val="24"/>
        </w:rPr>
        <w:t>表</w:t>
      </w:r>
      <w:r w:rsidR="00EE2CAD">
        <w:rPr>
          <w:rFonts w:ascii="Times New Roman" w:eastAsia="宋体" w:hAnsi="Times New Roman" w:hint="eastAsia"/>
          <w:sz w:val="24"/>
          <w:szCs w:val="24"/>
        </w:rPr>
        <w:t>4</w:t>
      </w:r>
      <w:r>
        <w:rPr>
          <w:rFonts w:ascii="Times New Roman" w:eastAsia="宋体" w:hAnsi="Times New Roman" w:hint="eastAsia"/>
          <w:sz w:val="24"/>
          <w:szCs w:val="24"/>
        </w:rPr>
        <w:t>可知，模型对于大部分攻击具有较强的识别能力</w:t>
      </w:r>
      <w:r w:rsidR="00B24763" w:rsidRPr="00B24763">
        <w:rPr>
          <w:rFonts w:ascii="Times New Roman" w:eastAsia="宋体" w:hAnsi="Times New Roman"/>
          <w:sz w:val="24"/>
          <w:szCs w:val="24"/>
        </w:rPr>
        <w:t>。密码攻击的识别</w:t>
      </w:r>
      <w:r w:rsidR="00B24763" w:rsidRPr="00B24763">
        <w:rPr>
          <w:rFonts w:ascii="Times New Roman" w:eastAsia="宋体" w:hAnsi="Times New Roman"/>
          <w:sz w:val="24"/>
          <w:szCs w:val="24"/>
        </w:rPr>
        <w:lastRenderedPageBreak/>
        <w:t>精度最高（</w:t>
      </w:r>
      <w:r w:rsidR="00B24763" w:rsidRPr="00B24763">
        <w:rPr>
          <w:rFonts w:ascii="Times New Roman" w:eastAsia="宋体" w:hAnsi="Times New Roman"/>
          <w:sz w:val="24"/>
          <w:szCs w:val="24"/>
        </w:rPr>
        <w:t>85.4%</w:t>
      </w:r>
      <w:r w:rsidR="00B24763" w:rsidRPr="00B24763">
        <w:rPr>
          <w:rFonts w:ascii="Times New Roman" w:eastAsia="宋体" w:hAnsi="Times New Roman"/>
          <w:sz w:val="24"/>
          <w:szCs w:val="24"/>
        </w:rPr>
        <w:t>），其次是</w:t>
      </w:r>
      <w:r w:rsidR="00B24763" w:rsidRPr="00B24763">
        <w:rPr>
          <w:rFonts w:ascii="Times New Roman" w:eastAsia="宋体" w:hAnsi="Times New Roman"/>
          <w:sz w:val="24"/>
          <w:szCs w:val="24"/>
        </w:rPr>
        <w:t>DDoS ICMP</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84.8%</w:t>
      </w:r>
      <w:r w:rsidR="00B24763" w:rsidRPr="00B24763">
        <w:rPr>
          <w:rFonts w:ascii="Times New Roman" w:eastAsia="宋体" w:hAnsi="Times New Roman"/>
          <w:sz w:val="24"/>
          <w:szCs w:val="24"/>
        </w:rPr>
        <w:t>）、</w:t>
      </w:r>
      <w:r w:rsidR="00B24763" w:rsidRPr="00B24763">
        <w:rPr>
          <w:rFonts w:ascii="Times New Roman" w:eastAsia="宋体" w:hAnsi="Times New Roman"/>
          <w:sz w:val="24"/>
          <w:szCs w:val="24"/>
        </w:rPr>
        <w:t>DDoS HTTP</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84.3%</w:t>
      </w:r>
      <w:r w:rsidR="00B24763" w:rsidRPr="00B24763">
        <w:rPr>
          <w:rFonts w:ascii="Times New Roman" w:eastAsia="宋体" w:hAnsi="Times New Roman"/>
          <w:sz w:val="24"/>
          <w:szCs w:val="24"/>
        </w:rPr>
        <w:t>）和</w:t>
      </w:r>
      <w:r w:rsidR="00B24763" w:rsidRPr="00B24763">
        <w:rPr>
          <w:rFonts w:ascii="Times New Roman" w:eastAsia="宋体" w:hAnsi="Times New Roman"/>
          <w:sz w:val="24"/>
          <w:szCs w:val="24"/>
        </w:rPr>
        <w:t>DDoS TCP SYN</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84.7%</w:t>
      </w:r>
      <w:r w:rsidR="00B24763" w:rsidRPr="00B24763">
        <w:rPr>
          <w:rFonts w:ascii="Times New Roman" w:eastAsia="宋体" w:hAnsi="Times New Roman"/>
          <w:sz w:val="24"/>
          <w:szCs w:val="24"/>
        </w:rPr>
        <w:t>）</w:t>
      </w:r>
      <w:r w:rsidR="00162C70">
        <w:rPr>
          <w:rFonts w:ascii="Times New Roman" w:eastAsia="宋体" w:hAnsi="Times New Roman" w:hint="eastAsia"/>
          <w:sz w:val="24"/>
          <w:szCs w:val="24"/>
        </w:rPr>
        <w:t>，大部分攻击类型识别准确率均明显优于传统方法</w:t>
      </w:r>
      <w:r w:rsidR="00B24763" w:rsidRPr="00B24763">
        <w:rPr>
          <w:rFonts w:ascii="Times New Roman" w:eastAsia="宋体" w:hAnsi="Times New Roman"/>
          <w:sz w:val="24"/>
          <w:szCs w:val="24"/>
        </w:rPr>
        <w:t>。这表明，</w:t>
      </w:r>
      <w:r w:rsidR="00B24763" w:rsidRPr="00B24763">
        <w:rPr>
          <w:rFonts w:ascii="Times New Roman" w:eastAsia="宋体" w:hAnsi="Times New Roman"/>
          <w:sz w:val="24"/>
          <w:szCs w:val="24"/>
        </w:rPr>
        <w:t>SSPE</w:t>
      </w:r>
      <w:r w:rsidR="00B24763" w:rsidRPr="00B24763">
        <w:rPr>
          <w:rFonts w:ascii="Times New Roman" w:eastAsia="宋体" w:hAnsi="Times New Roman"/>
          <w:sz w:val="24"/>
          <w:szCs w:val="24"/>
        </w:rPr>
        <w:t>结合频谱特征和余弦相似度能够有效捕捉这些攻击的特征。后门攻击的识别效果最差（</w:t>
      </w:r>
      <w:r w:rsidR="00B24763" w:rsidRPr="00B24763">
        <w:rPr>
          <w:rFonts w:ascii="Times New Roman" w:eastAsia="宋体" w:hAnsi="Times New Roman"/>
          <w:sz w:val="24"/>
          <w:szCs w:val="24"/>
        </w:rPr>
        <w:t>46.5%</w:t>
      </w:r>
      <w:r w:rsidR="00B24763" w:rsidRPr="00B24763">
        <w:rPr>
          <w:rFonts w:ascii="Times New Roman" w:eastAsia="宋体" w:hAnsi="Times New Roman"/>
          <w:sz w:val="24"/>
          <w:szCs w:val="24"/>
        </w:rPr>
        <w:t>），说明其特征更复杂且隐蔽性更强，频谱特征难以充分描述，需要更多特征或增强训练数据以提升分类性能。</w:t>
      </w:r>
    </w:p>
    <w:p w14:paraId="1157EA3E" w14:textId="77777777" w:rsidR="00CE751B" w:rsidRPr="00CE751B" w:rsidRDefault="00CE751B" w:rsidP="00CE751B">
      <w:pPr>
        <w:spacing w:line="360" w:lineRule="auto"/>
        <w:ind w:firstLineChars="200" w:firstLine="480"/>
        <w:rPr>
          <w:rFonts w:ascii="Times New Roman" w:eastAsia="宋体" w:hAnsi="Times New Roman"/>
          <w:sz w:val="24"/>
          <w:szCs w:val="24"/>
        </w:rPr>
      </w:pPr>
    </w:p>
    <w:p w14:paraId="74C20CE2" w14:textId="77777777" w:rsidR="00E549C7" w:rsidRDefault="00EC72E7"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验证泛化能力</w:t>
      </w:r>
    </w:p>
    <w:p w14:paraId="53753B6D" w14:textId="77777777" w:rsidR="00CE751B" w:rsidRDefault="00CE751B" w:rsidP="00CE751B">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为了验证</w:t>
      </w:r>
      <w:r w:rsidR="00C65406">
        <w:rPr>
          <w:rFonts w:ascii="Times New Roman" w:eastAsia="宋体" w:hAnsi="Times New Roman" w:hint="eastAsia"/>
          <w:sz w:val="24"/>
          <w:szCs w:val="24"/>
        </w:rPr>
        <w:t>融合位置信息后的</w:t>
      </w:r>
      <w:r w:rsidRPr="00CE751B">
        <w:rPr>
          <w:rFonts w:ascii="Times New Roman" w:eastAsia="宋体" w:hAnsi="Times New Roman"/>
          <w:sz w:val="24"/>
          <w:szCs w:val="24"/>
        </w:rPr>
        <w:t>模型的泛化能力，我们在数据集中</w:t>
      </w:r>
      <w:r w:rsidR="00626E40">
        <w:rPr>
          <w:rFonts w:ascii="Times New Roman" w:eastAsia="宋体" w:hAnsi="Times New Roman" w:hint="eastAsia"/>
          <w:sz w:val="24"/>
          <w:szCs w:val="24"/>
        </w:rPr>
        <w:t>随机</w:t>
      </w:r>
      <w:r w:rsidRPr="00CE751B">
        <w:rPr>
          <w:rFonts w:ascii="Times New Roman" w:eastAsia="宋体" w:hAnsi="Times New Roman"/>
          <w:sz w:val="24"/>
          <w:szCs w:val="24"/>
        </w:rPr>
        <w:t>加入了多种类型和不同程度的噪声，</w:t>
      </w:r>
      <w:r w:rsidR="000B33FA" w:rsidRPr="006337D7">
        <w:rPr>
          <w:rFonts w:ascii="Times New Roman" w:eastAsia="宋体" w:hAnsi="Times New Roman"/>
          <w:kern w:val="0"/>
          <w:sz w:val="24"/>
          <w:szCs w:val="24"/>
        </w:rPr>
        <w:t>具体来说，对于布尔型特征，随机进行了取反操作；对于整数型特征，添加了正态分布噪声后取整；对于浮点型特征，直接添加正态分布噪声。</w:t>
      </w:r>
      <w:r w:rsidR="001D1117">
        <w:rPr>
          <w:rFonts w:ascii="Times New Roman" w:eastAsia="宋体" w:hAnsi="Times New Roman" w:hint="eastAsia"/>
          <w:sz w:val="24"/>
          <w:szCs w:val="24"/>
        </w:rPr>
        <w:t>以二分类模型为例，</w:t>
      </w:r>
      <w:r w:rsidRPr="00CE751B">
        <w:rPr>
          <w:rFonts w:ascii="Times New Roman" w:eastAsia="宋体" w:hAnsi="Times New Roman"/>
          <w:sz w:val="24"/>
          <w:szCs w:val="24"/>
        </w:rPr>
        <w:t>通过在不同</w:t>
      </w:r>
      <w:r w:rsidR="002632EB">
        <w:rPr>
          <w:rFonts w:ascii="Times New Roman" w:eastAsia="宋体" w:hAnsi="Times New Roman" w:hint="eastAsia"/>
          <w:sz w:val="24"/>
          <w:szCs w:val="24"/>
        </w:rPr>
        <w:t>比例的</w:t>
      </w:r>
      <w:r w:rsidRPr="00CE751B">
        <w:rPr>
          <w:rFonts w:ascii="Times New Roman" w:eastAsia="宋体" w:hAnsi="Times New Roman"/>
          <w:sz w:val="24"/>
          <w:szCs w:val="24"/>
        </w:rPr>
        <w:t>噪声环境下评估模型的准确率变化情况，实验</w:t>
      </w:r>
      <w:r w:rsidR="00495DE8">
        <w:rPr>
          <w:rFonts w:ascii="Times New Roman" w:eastAsia="宋体" w:hAnsi="Times New Roman" w:hint="eastAsia"/>
          <w:sz w:val="24"/>
          <w:szCs w:val="24"/>
        </w:rPr>
        <w:t>在基准方法中表现最优的</w:t>
      </w:r>
      <w:r w:rsidR="00495DE8">
        <w:rPr>
          <w:rFonts w:ascii="Times New Roman" w:eastAsia="宋体" w:hAnsi="Times New Roman" w:hint="eastAsia"/>
          <w:sz w:val="24"/>
          <w:szCs w:val="24"/>
        </w:rPr>
        <w:t>XGBoost</w:t>
      </w:r>
      <w:r w:rsidR="00495DE8">
        <w:rPr>
          <w:rFonts w:ascii="Times New Roman" w:eastAsia="宋体" w:hAnsi="Times New Roman" w:hint="eastAsia"/>
          <w:sz w:val="24"/>
          <w:szCs w:val="24"/>
        </w:rPr>
        <w:t>模型上加入</w:t>
      </w:r>
      <w:r w:rsidR="00495DE8">
        <w:rPr>
          <w:rFonts w:ascii="Times New Roman" w:eastAsia="宋体" w:hAnsi="Times New Roman" w:hint="eastAsia"/>
          <w:sz w:val="24"/>
          <w:szCs w:val="24"/>
        </w:rPr>
        <w:t>COAP</w:t>
      </w:r>
      <w:r w:rsidR="00495DE8">
        <w:rPr>
          <w:rFonts w:ascii="Times New Roman" w:eastAsia="宋体" w:hAnsi="Times New Roman" w:hint="eastAsia"/>
          <w:sz w:val="24"/>
          <w:szCs w:val="24"/>
        </w:rPr>
        <w:t>和</w:t>
      </w:r>
      <w:r w:rsidR="00495DE8">
        <w:rPr>
          <w:rFonts w:ascii="Times New Roman" w:eastAsia="宋体" w:hAnsi="Times New Roman" w:hint="eastAsia"/>
          <w:sz w:val="24"/>
          <w:szCs w:val="24"/>
        </w:rPr>
        <w:t>SSPE</w:t>
      </w:r>
      <w:r w:rsidR="00495DE8">
        <w:rPr>
          <w:rFonts w:ascii="Times New Roman" w:eastAsia="宋体" w:hAnsi="Times New Roman" w:hint="eastAsia"/>
          <w:sz w:val="24"/>
          <w:szCs w:val="24"/>
        </w:rPr>
        <w:t>进行测试</w:t>
      </w:r>
      <w:r w:rsidRPr="00CE751B">
        <w:rPr>
          <w:rFonts w:ascii="Times New Roman" w:eastAsia="宋体" w:hAnsi="Times New Roman"/>
          <w:sz w:val="24"/>
          <w:szCs w:val="24"/>
        </w:rPr>
        <w:t>。</w:t>
      </w:r>
      <w:r w:rsidR="00EE2CAD">
        <w:rPr>
          <w:rFonts w:ascii="Times New Roman" w:eastAsia="宋体" w:hAnsi="Times New Roman" w:hint="eastAsia"/>
          <w:sz w:val="24"/>
          <w:szCs w:val="24"/>
        </w:rPr>
        <w:t>实验结果见图</w:t>
      </w:r>
      <w:r w:rsidR="00EE2CAD">
        <w:rPr>
          <w:rFonts w:ascii="Times New Roman" w:eastAsia="宋体" w:hAnsi="Times New Roman" w:hint="eastAsia"/>
          <w:sz w:val="24"/>
          <w:szCs w:val="24"/>
        </w:rPr>
        <w:t>7</w:t>
      </w:r>
      <w:r w:rsidR="00EE2CAD">
        <w:rPr>
          <w:rFonts w:ascii="Times New Roman" w:eastAsia="宋体" w:hAnsi="Times New Roman" w:hint="eastAsia"/>
          <w:sz w:val="24"/>
          <w:szCs w:val="24"/>
        </w:rPr>
        <w:t>。</w:t>
      </w:r>
    </w:p>
    <w:p w14:paraId="5375B238" w14:textId="77777777" w:rsidR="00CE751B" w:rsidRDefault="0074136F" w:rsidP="00CE751B">
      <w:pPr>
        <w:spacing w:line="360" w:lineRule="auto"/>
        <w:ind w:firstLineChars="200" w:firstLine="480"/>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4CADD455" wp14:editId="43B78C7B">
            <wp:extent cx="5270500" cy="3162300"/>
            <wp:effectExtent l="0" t="0" r="0" b="0"/>
            <wp:docPr id="6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542DE37" w14:textId="77777777" w:rsidR="00646242" w:rsidRDefault="00EE2CAD" w:rsidP="00EE2CAD">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7 </w:t>
      </w:r>
      <w:r>
        <w:rPr>
          <w:rFonts w:ascii="Times New Roman" w:eastAsia="宋体" w:hAnsi="Times New Roman" w:hint="eastAsia"/>
          <w:sz w:val="24"/>
          <w:szCs w:val="24"/>
        </w:rPr>
        <w:t>加入不同比例噪声后模型表现</w:t>
      </w:r>
    </w:p>
    <w:p w14:paraId="5153D5F2" w14:textId="77777777" w:rsidR="00646242" w:rsidRDefault="00495DE8" w:rsidP="00CE751B">
      <w:pPr>
        <w:spacing w:line="360" w:lineRule="auto"/>
        <w:ind w:firstLineChars="200" w:firstLine="480"/>
        <w:rPr>
          <w:rFonts w:ascii="Times New Roman" w:eastAsia="宋体" w:hAnsi="Times New Roman"/>
          <w:sz w:val="24"/>
          <w:szCs w:val="24"/>
        </w:rPr>
      </w:pPr>
      <w:r w:rsidRPr="00495DE8">
        <w:rPr>
          <w:rFonts w:ascii="Times New Roman" w:eastAsia="宋体" w:hAnsi="Times New Roman"/>
          <w:sz w:val="24"/>
          <w:szCs w:val="24"/>
        </w:rPr>
        <w:t>从图</w:t>
      </w:r>
      <w:r w:rsidR="00EE2CAD">
        <w:rPr>
          <w:rFonts w:ascii="Times New Roman" w:eastAsia="宋体" w:hAnsi="Times New Roman" w:hint="eastAsia"/>
          <w:sz w:val="24"/>
          <w:szCs w:val="24"/>
        </w:rPr>
        <w:t>7</w:t>
      </w:r>
      <w:r w:rsidRPr="00495DE8">
        <w:rPr>
          <w:rFonts w:ascii="Times New Roman" w:eastAsia="宋体" w:hAnsi="Times New Roman"/>
          <w:sz w:val="24"/>
          <w:szCs w:val="24"/>
        </w:rPr>
        <w:t>中可以看出，随着噪声比例的增加，所有模型的准确性均逐渐下降。然而，</w:t>
      </w:r>
      <w:r w:rsidRPr="00495DE8">
        <w:rPr>
          <w:rFonts w:ascii="Times New Roman" w:eastAsia="宋体" w:hAnsi="Times New Roman"/>
          <w:sz w:val="24"/>
          <w:szCs w:val="24"/>
        </w:rPr>
        <w:t>XGBoost</w:t>
      </w:r>
      <w:r w:rsidRPr="00495DE8">
        <w:rPr>
          <w:rFonts w:ascii="Times New Roman" w:eastAsia="宋体" w:hAnsi="Times New Roman"/>
          <w:sz w:val="24"/>
          <w:szCs w:val="24"/>
        </w:rPr>
        <w:t>结合</w:t>
      </w:r>
      <w:r w:rsidRPr="00495DE8">
        <w:rPr>
          <w:rFonts w:ascii="Times New Roman" w:eastAsia="宋体" w:hAnsi="Times New Roman"/>
          <w:sz w:val="24"/>
          <w:szCs w:val="24"/>
        </w:rPr>
        <w:t>COAP</w:t>
      </w:r>
      <w:r w:rsidRPr="00495DE8">
        <w:rPr>
          <w:rFonts w:ascii="Times New Roman" w:eastAsia="宋体" w:hAnsi="Times New Roman"/>
          <w:sz w:val="24"/>
          <w:szCs w:val="24"/>
        </w:rPr>
        <w:t>和</w:t>
      </w:r>
      <w:r w:rsidRPr="00495DE8">
        <w:rPr>
          <w:rFonts w:ascii="Times New Roman" w:eastAsia="宋体" w:hAnsi="Times New Roman"/>
          <w:sz w:val="24"/>
          <w:szCs w:val="24"/>
        </w:rPr>
        <w:t>SSPE</w:t>
      </w:r>
      <w:r w:rsidRPr="00495DE8">
        <w:rPr>
          <w:rFonts w:ascii="Times New Roman" w:eastAsia="宋体" w:hAnsi="Times New Roman"/>
          <w:sz w:val="24"/>
          <w:szCs w:val="24"/>
        </w:rPr>
        <w:t>的模型表现明显优于单独使用</w:t>
      </w:r>
      <w:r w:rsidRPr="00495DE8">
        <w:rPr>
          <w:rFonts w:ascii="Times New Roman" w:eastAsia="宋体" w:hAnsi="Times New Roman"/>
          <w:sz w:val="24"/>
          <w:szCs w:val="24"/>
        </w:rPr>
        <w:t>XGBoost</w:t>
      </w:r>
      <w:r w:rsidRPr="00495DE8">
        <w:rPr>
          <w:rFonts w:ascii="Times New Roman" w:eastAsia="宋体" w:hAnsi="Times New Roman"/>
          <w:sz w:val="24"/>
          <w:szCs w:val="24"/>
        </w:rPr>
        <w:t>模型，说明频谱特征生成方法能够有效增强模型对噪声的抗扰性。这表明</w:t>
      </w:r>
      <w:r w:rsidRPr="00495DE8">
        <w:rPr>
          <w:rFonts w:ascii="Times New Roman" w:eastAsia="宋体" w:hAnsi="Times New Roman"/>
          <w:sz w:val="24"/>
          <w:szCs w:val="24"/>
        </w:rPr>
        <w:t>COAP</w:t>
      </w:r>
      <w:r w:rsidRPr="00495DE8">
        <w:rPr>
          <w:rFonts w:ascii="Times New Roman" w:eastAsia="宋体" w:hAnsi="Times New Roman"/>
          <w:sz w:val="24"/>
          <w:szCs w:val="24"/>
        </w:rPr>
        <w:t>和</w:t>
      </w:r>
      <w:r w:rsidRPr="00495DE8">
        <w:rPr>
          <w:rFonts w:ascii="Times New Roman" w:eastAsia="宋体" w:hAnsi="Times New Roman"/>
          <w:sz w:val="24"/>
          <w:szCs w:val="24"/>
        </w:rPr>
        <w:t>SSPE</w:t>
      </w:r>
      <w:r w:rsidRPr="00495DE8">
        <w:rPr>
          <w:rFonts w:ascii="Times New Roman" w:eastAsia="宋体" w:hAnsi="Times New Roman"/>
          <w:sz w:val="24"/>
          <w:szCs w:val="24"/>
        </w:rPr>
        <w:t>特征不仅能够捕捉流量的核心信息，还能在噪声环境中保持较高的特征识</w:t>
      </w:r>
      <w:r w:rsidRPr="00495DE8">
        <w:rPr>
          <w:rFonts w:ascii="Times New Roman" w:eastAsia="宋体" w:hAnsi="Times New Roman"/>
          <w:sz w:val="24"/>
          <w:szCs w:val="24"/>
        </w:rPr>
        <w:lastRenderedPageBreak/>
        <w:t>别能力。</w:t>
      </w:r>
    </w:p>
    <w:p w14:paraId="18438952" w14:textId="77777777" w:rsidR="00495DE8" w:rsidRPr="00CE751B" w:rsidRDefault="00495DE8" w:rsidP="00CE751B">
      <w:pPr>
        <w:spacing w:line="360" w:lineRule="auto"/>
        <w:ind w:firstLineChars="200" w:firstLine="480"/>
        <w:rPr>
          <w:rFonts w:ascii="Times New Roman" w:eastAsia="宋体" w:hAnsi="Times New Roman"/>
          <w:sz w:val="24"/>
          <w:szCs w:val="24"/>
        </w:rPr>
      </w:pPr>
    </w:p>
    <w:p w14:paraId="71F7D18C" w14:textId="77777777" w:rsidR="00EC72E7" w:rsidRDefault="00EC72E7"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参数敏感性分析</w:t>
      </w:r>
    </w:p>
    <w:p w14:paraId="4B2EE1FE" w14:textId="77777777" w:rsidR="00EC72E7" w:rsidRDefault="00626E40" w:rsidP="00626E40">
      <w:pPr>
        <w:spacing w:line="360" w:lineRule="auto"/>
        <w:ind w:firstLineChars="200" w:firstLine="480"/>
        <w:rPr>
          <w:rFonts w:ascii="Times New Roman" w:eastAsia="宋体" w:hAnsi="Times New Roman"/>
          <w:sz w:val="24"/>
          <w:szCs w:val="24"/>
        </w:rPr>
      </w:pPr>
      <w:r w:rsidRPr="00626E40">
        <w:rPr>
          <w:rFonts w:ascii="Times New Roman" w:eastAsia="宋体" w:hAnsi="Times New Roman"/>
          <w:sz w:val="24"/>
          <w:szCs w:val="24"/>
        </w:rPr>
        <w:t>在参数敏感性分析中，我们重点研究了滑动窗口大小、</w:t>
      </w:r>
      <w:r w:rsidR="00BF3BE4">
        <w:rPr>
          <w:rFonts w:ascii="Times New Roman" w:eastAsia="宋体" w:hAnsi="Times New Roman" w:hint="eastAsia"/>
          <w:sz w:val="24"/>
          <w:szCs w:val="24"/>
        </w:rPr>
        <w:t>正弦位置编码</w:t>
      </w:r>
      <w:r w:rsidR="00060AAA" w:rsidRPr="00060AAA">
        <w:rPr>
          <w:rFonts w:ascii="Times New Roman" w:eastAsia="宋体" w:hAnsi="Times New Roman"/>
          <w:sz w:val="24"/>
          <w:szCs w:val="24"/>
        </w:rPr>
        <w:t>维度</w:t>
      </w:r>
      <w:r w:rsidRPr="00626E40">
        <w:rPr>
          <w:rFonts w:ascii="Times New Roman" w:eastAsia="宋体" w:hAnsi="Times New Roman"/>
          <w:sz w:val="24"/>
          <w:szCs w:val="24"/>
        </w:rPr>
        <w:t>对模型性能的影响。</w:t>
      </w:r>
    </w:p>
    <w:p w14:paraId="60A0AA1C" w14:textId="77777777" w:rsidR="00BF3BE4" w:rsidRDefault="00BF3BE4" w:rsidP="00626E40">
      <w:pPr>
        <w:spacing w:line="360" w:lineRule="auto"/>
        <w:ind w:firstLineChars="200" w:firstLine="480"/>
        <w:rPr>
          <w:rFonts w:ascii="Times New Roman" w:eastAsia="宋体" w:hAnsi="Times New Roman"/>
          <w:sz w:val="24"/>
          <w:szCs w:val="24"/>
        </w:rPr>
      </w:pPr>
      <w:r w:rsidRPr="00BF3BE4">
        <w:rPr>
          <w:rFonts w:ascii="Times New Roman" w:eastAsia="宋体" w:hAnsi="Times New Roman"/>
          <w:sz w:val="24"/>
          <w:szCs w:val="24"/>
        </w:rPr>
        <w:t>滑动窗口的大小从</w:t>
      </w:r>
      <w:r w:rsidRPr="00BF3BE4">
        <w:rPr>
          <w:rFonts w:ascii="Times New Roman" w:eastAsia="宋体" w:hAnsi="Times New Roman"/>
          <w:sz w:val="24"/>
          <w:szCs w:val="24"/>
        </w:rPr>
        <w:t>10</w:t>
      </w:r>
      <w:r w:rsidRPr="00BF3BE4">
        <w:rPr>
          <w:rFonts w:ascii="Times New Roman" w:eastAsia="宋体" w:hAnsi="Times New Roman"/>
          <w:sz w:val="24"/>
          <w:szCs w:val="24"/>
        </w:rPr>
        <w:t>到</w:t>
      </w:r>
      <w:r w:rsidRPr="00BF3BE4">
        <w:rPr>
          <w:rFonts w:ascii="Times New Roman" w:eastAsia="宋体" w:hAnsi="Times New Roman"/>
          <w:sz w:val="24"/>
          <w:szCs w:val="24"/>
        </w:rPr>
        <w:t>60</w:t>
      </w:r>
      <w:r w:rsidRPr="00BF3BE4">
        <w:rPr>
          <w:rFonts w:ascii="Times New Roman" w:eastAsia="宋体" w:hAnsi="Times New Roman"/>
          <w:sz w:val="24"/>
          <w:szCs w:val="24"/>
        </w:rPr>
        <w:t>进行了多次实验，每</w:t>
      </w:r>
      <w:r w:rsidRPr="00BF3BE4">
        <w:rPr>
          <w:rFonts w:ascii="Times New Roman" w:eastAsia="宋体" w:hAnsi="Times New Roman"/>
          <w:sz w:val="24"/>
          <w:szCs w:val="24"/>
        </w:rPr>
        <w:t>10</w:t>
      </w:r>
      <w:r w:rsidRPr="00BF3BE4">
        <w:rPr>
          <w:rFonts w:ascii="Times New Roman" w:eastAsia="宋体" w:hAnsi="Times New Roman"/>
          <w:sz w:val="24"/>
          <w:szCs w:val="24"/>
        </w:rPr>
        <w:t>为增量，探讨不同窗口大小在捕捉时间序列特征上的表现。较小的窗口可以捕捉更多细粒度的信息，但可能导致噪声过多；较大的窗口则可以增强模型的鲁棒性，但有可能忽略重要的细节。</w:t>
      </w:r>
    </w:p>
    <w:p w14:paraId="0EAAD00A" w14:textId="77777777" w:rsidR="00BF3BE4" w:rsidRDefault="00BF3BE4" w:rsidP="00626E40">
      <w:pPr>
        <w:spacing w:line="360" w:lineRule="auto"/>
        <w:ind w:firstLineChars="200" w:firstLine="480"/>
        <w:rPr>
          <w:rFonts w:ascii="Times New Roman" w:eastAsia="宋体" w:hAnsi="Times New Roman"/>
          <w:sz w:val="24"/>
          <w:szCs w:val="24"/>
        </w:rPr>
      </w:pPr>
      <w:r w:rsidRPr="00BF3BE4">
        <w:rPr>
          <w:rFonts w:ascii="Times New Roman" w:eastAsia="宋体" w:hAnsi="Times New Roman"/>
          <w:sz w:val="24"/>
          <w:szCs w:val="24"/>
        </w:rPr>
        <w:t>对于正弦位置编码维度，选择了多种维度值进行实验，包括</w:t>
      </w:r>
      <w:r w:rsidRPr="00BF3BE4">
        <w:rPr>
          <w:rFonts w:ascii="Times New Roman" w:eastAsia="宋体" w:hAnsi="Times New Roman"/>
          <w:sz w:val="24"/>
          <w:szCs w:val="24"/>
        </w:rPr>
        <w:t>7</w:t>
      </w:r>
      <w:r w:rsidRPr="00BF3BE4">
        <w:rPr>
          <w:rFonts w:ascii="Times New Roman" w:eastAsia="宋体" w:hAnsi="Times New Roman"/>
          <w:sz w:val="24"/>
          <w:szCs w:val="24"/>
        </w:rPr>
        <w:t>、</w:t>
      </w:r>
      <w:r w:rsidRPr="00BF3BE4">
        <w:rPr>
          <w:rFonts w:ascii="Times New Roman" w:eastAsia="宋体" w:hAnsi="Times New Roman"/>
          <w:sz w:val="24"/>
          <w:szCs w:val="24"/>
        </w:rPr>
        <w:t>8</w:t>
      </w:r>
      <w:r w:rsidRPr="00BF3BE4">
        <w:rPr>
          <w:rFonts w:ascii="Times New Roman" w:eastAsia="宋体" w:hAnsi="Times New Roman"/>
          <w:sz w:val="24"/>
          <w:szCs w:val="24"/>
        </w:rPr>
        <w:t>、</w:t>
      </w:r>
      <w:r w:rsidRPr="00BF3BE4">
        <w:rPr>
          <w:rFonts w:ascii="Times New Roman" w:eastAsia="宋体" w:hAnsi="Times New Roman"/>
          <w:sz w:val="24"/>
          <w:szCs w:val="24"/>
        </w:rPr>
        <w:t>16</w:t>
      </w:r>
      <w:r w:rsidRPr="00BF3BE4">
        <w:rPr>
          <w:rFonts w:ascii="Times New Roman" w:eastAsia="宋体" w:hAnsi="Times New Roman"/>
          <w:sz w:val="24"/>
          <w:szCs w:val="24"/>
        </w:rPr>
        <w:t>、</w:t>
      </w:r>
      <w:r w:rsidRPr="00BF3BE4">
        <w:rPr>
          <w:rFonts w:ascii="Times New Roman" w:eastAsia="宋体" w:hAnsi="Times New Roman"/>
          <w:sz w:val="24"/>
          <w:szCs w:val="24"/>
        </w:rPr>
        <w:t>32</w:t>
      </w:r>
      <w:r w:rsidRPr="00BF3BE4">
        <w:rPr>
          <w:rFonts w:ascii="Times New Roman" w:eastAsia="宋体" w:hAnsi="Times New Roman"/>
          <w:sz w:val="24"/>
          <w:szCs w:val="24"/>
        </w:rPr>
        <w:t>、</w:t>
      </w:r>
      <w:r w:rsidRPr="00BF3BE4">
        <w:rPr>
          <w:rFonts w:ascii="Times New Roman" w:eastAsia="宋体" w:hAnsi="Times New Roman"/>
          <w:sz w:val="24"/>
          <w:szCs w:val="24"/>
        </w:rPr>
        <w:t>64</w:t>
      </w:r>
      <w:r w:rsidRPr="00BF3BE4">
        <w:rPr>
          <w:rFonts w:ascii="Times New Roman" w:eastAsia="宋体" w:hAnsi="Times New Roman"/>
          <w:sz w:val="24"/>
          <w:szCs w:val="24"/>
        </w:rPr>
        <w:t>、</w:t>
      </w:r>
      <w:r w:rsidRPr="00BF3BE4">
        <w:rPr>
          <w:rFonts w:ascii="Times New Roman" w:eastAsia="宋体" w:hAnsi="Times New Roman"/>
          <w:sz w:val="24"/>
          <w:szCs w:val="24"/>
        </w:rPr>
        <w:t>128</w:t>
      </w:r>
      <w:r w:rsidRPr="00BF3BE4">
        <w:rPr>
          <w:rFonts w:ascii="Times New Roman" w:eastAsia="宋体" w:hAnsi="Times New Roman"/>
          <w:sz w:val="24"/>
          <w:szCs w:val="24"/>
        </w:rPr>
        <w:t>、</w:t>
      </w:r>
      <w:r w:rsidRPr="00BF3BE4">
        <w:rPr>
          <w:rFonts w:ascii="Times New Roman" w:eastAsia="宋体" w:hAnsi="Times New Roman"/>
          <w:sz w:val="24"/>
          <w:szCs w:val="24"/>
        </w:rPr>
        <w:t>236</w:t>
      </w:r>
      <w:r w:rsidRPr="00BF3BE4">
        <w:rPr>
          <w:rFonts w:ascii="Times New Roman" w:eastAsia="宋体" w:hAnsi="Times New Roman"/>
          <w:sz w:val="24"/>
          <w:szCs w:val="24"/>
        </w:rPr>
        <w:t>、</w:t>
      </w:r>
      <w:r w:rsidRPr="00BF3BE4">
        <w:rPr>
          <w:rFonts w:ascii="Times New Roman" w:eastAsia="宋体" w:hAnsi="Times New Roman"/>
          <w:sz w:val="24"/>
          <w:szCs w:val="24"/>
        </w:rPr>
        <w:t>256</w:t>
      </w:r>
      <w:r w:rsidRPr="00BF3BE4">
        <w:rPr>
          <w:rFonts w:ascii="Times New Roman" w:eastAsia="宋体" w:hAnsi="Times New Roman"/>
          <w:sz w:val="24"/>
          <w:szCs w:val="24"/>
        </w:rPr>
        <w:t>等，以观察不同维度对频谱生成的影响。从实验中发现，</w:t>
      </w:r>
      <w:r w:rsidRPr="00BF3BE4">
        <w:rPr>
          <w:rFonts w:ascii="Times New Roman" w:eastAsia="宋体" w:hAnsi="Times New Roman"/>
          <w:sz w:val="24"/>
          <w:szCs w:val="24"/>
        </w:rPr>
        <w:t>SSPE</w:t>
      </w:r>
      <w:r w:rsidRPr="00BF3BE4">
        <w:rPr>
          <w:rFonts w:ascii="Times New Roman" w:eastAsia="宋体" w:hAnsi="Times New Roman"/>
          <w:sz w:val="24"/>
          <w:szCs w:val="24"/>
        </w:rPr>
        <w:t>生成的频谱在较高维度时表现出更强的特征表达能力，并且生成的频谱更接近一个或多个正态分布。</w:t>
      </w:r>
    </w:p>
    <w:p w14:paraId="49FBB745" w14:textId="77777777" w:rsidR="00BF3BE4" w:rsidRDefault="009277BD" w:rsidP="00626E4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具体参数选择见表</w:t>
      </w:r>
      <w:r>
        <w:rPr>
          <w:rFonts w:ascii="Times New Roman" w:eastAsia="宋体" w:hAnsi="Times New Roman" w:hint="eastAsia"/>
          <w:sz w:val="24"/>
          <w:szCs w:val="24"/>
        </w:rPr>
        <w:t>5</w:t>
      </w:r>
      <w:r w:rsidR="00BF3BE4">
        <w:rPr>
          <w:rFonts w:ascii="Times New Roman" w:eastAsia="宋体" w:hAnsi="Times New Roman" w:hint="eastAsia"/>
          <w:sz w:val="24"/>
          <w:szCs w:val="24"/>
        </w:rPr>
        <w:t>。</w:t>
      </w:r>
    </w:p>
    <w:p w14:paraId="58B2AF47" w14:textId="77777777" w:rsidR="009277BD" w:rsidRPr="009277BD" w:rsidRDefault="009277BD" w:rsidP="009277BD">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5 </w:t>
      </w:r>
      <w:r>
        <w:rPr>
          <w:rFonts w:ascii="Times New Roman" w:eastAsia="宋体" w:hAnsi="Times New Roman" w:hint="eastAsia"/>
          <w:sz w:val="24"/>
          <w:szCs w:val="24"/>
        </w:rPr>
        <w:t>不同攻击类型的最佳位置编码维度和滑动窗口大小</w:t>
      </w:r>
    </w:p>
    <w:tbl>
      <w:tblPr>
        <w:tblW w:w="0" w:type="auto"/>
        <w:tblBorders>
          <w:top w:val="single" w:sz="12" w:space="0" w:color="auto"/>
          <w:bottom w:val="single" w:sz="12" w:space="0" w:color="auto"/>
        </w:tblBorders>
        <w:tblLook w:val="04A0" w:firstRow="1" w:lastRow="0" w:firstColumn="1" w:lastColumn="0" w:noHBand="0" w:noVBand="1"/>
      </w:tblPr>
      <w:tblGrid>
        <w:gridCol w:w="4253"/>
        <w:gridCol w:w="2268"/>
        <w:gridCol w:w="1775"/>
      </w:tblGrid>
      <w:tr w:rsidR="00F85B0A" w:rsidRPr="00992599" w14:paraId="48A2DAB5" w14:textId="77777777" w:rsidTr="00992599">
        <w:tc>
          <w:tcPr>
            <w:tcW w:w="4253" w:type="dxa"/>
            <w:tcBorders>
              <w:top w:val="single" w:sz="12" w:space="0" w:color="auto"/>
              <w:bottom w:val="single" w:sz="4" w:space="0" w:color="auto"/>
            </w:tcBorders>
            <w:shd w:val="clear" w:color="auto" w:fill="auto"/>
          </w:tcPr>
          <w:p w14:paraId="59FB0F22" w14:textId="77777777" w:rsidR="00F85B0A" w:rsidRPr="00992599" w:rsidRDefault="00F85B0A"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2268" w:type="dxa"/>
            <w:tcBorders>
              <w:top w:val="single" w:sz="12" w:space="0" w:color="auto"/>
              <w:bottom w:val="single" w:sz="4" w:space="0" w:color="auto"/>
            </w:tcBorders>
            <w:shd w:val="clear" w:color="auto" w:fill="auto"/>
          </w:tcPr>
          <w:p w14:paraId="0F806B1D" w14:textId="77777777" w:rsidR="00F85B0A" w:rsidRPr="00992599" w:rsidRDefault="00F85B0A"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正弦位置编码</w:t>
            </w:r>
          </w:p>
        </w:tc>
        <w:tc>
          <w:tcPr>
            <w:tcW w:w="1775" w:type="dxa"/>
            <w:tcBorders>
              <w:top w:val="single" w:sz="12" w:space="0" w:color="auto"/>
              <w:bottom w:val="single" w:sz="4" w:space="0" w:color="auto"/>
            </w:tcBorders>
            <w:shd w:val="clear" w:color="auto" w:fill="auto"/>
          </w:tcPr>
          <w:p w14:paraId="4C99F041" w14:textId="77777777" w:rsidR="00F85B0A" w:rsidRPr="00992599" w:rsidRDefault="00F85B0A"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滑动窗口大小</w:t>
            </w:r>
          </w:p>
        </w:tc>
      </w:tr>
      <w:tr w:rsidR="00F85B0A" w:rsidRPr="00992599" w14:paraId="1B71063C" w14:textId="77777777" w:rsidTr="00992599">
        <w:tc>
          <w:tcPr>
            <w:tcW w:w="4253" w:type="dxa"/>
            <w:tcBorders>
              <w:top w:val="single" w:sz="4" w:space="0" w:color="auto"/>
            </w:tcBorders>
            <w:shd w:val="clear" w:color="auto" w:fill="auto"/>
          </w:tcPr>
          <w:p w14:paraId="2AAD3D94"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漏洞扫描器攻击</w:t>
            </w:r>
          </w:p>
        </w:tc>
        <w:tc>
          <w:tcPr>
            <w:tcW w:w="2268" w:type="dxa"/>
            <w:tcBorders>
              <w:top w:val="single" w:sz="4" w:space="0" w:color="auto"/>
            </w:tcBorders>
            <w:shd w:val="clear" w:color="auto" w:fill="auto"/>
          </w:tcPr>
          <w:p w14:paraId="532018D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tcBorders>
              <w:top w:val="single" w:sz="4" w:space="0" w:color="auto"/>
            </w:tcBorders>
            <w:shd w:val="clear" w:color="auto" w:fill="auto"/>
          </w:tcPr>
          <w:p w14:paraId="116644FB"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4D4AC66B" w14:textId="77777777" w:rsidTr="00992599">
        <w:tc>
          <w:tcPr>
            <w:tcW w:w="4253" w:type="dxa"/>
            <w:shd w:val="clear" w:color="auto" w:fill="auto"/>
          </w:tcPr>
          <w:p w14:paraId="5A08F659"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hint="eastAsia"/>
                <w:szCs w:val="21"/>
              </w:rPr>
              <w:t>密码攻击</w:t>
            </w:r>
          </w:p>
        </w:tc>
        <w:tc>
          <w:tcPr>
            <w:tcW w:w="2268" w:type="dxa"/>
            <w:shd w:val="clear" w:color="auto" w:fill="auto"/>
          </w:tcPr>
          <w:p w14:paraId="24DFAA45"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236</w:t>
            </w:r>
          </w:p>
        </w:tc>
        <w:tc>
          <w:tcPr>
            <w:tcW w:w="1775" w:type="dxa"/>
            <w:shd w:val="clear" w:color="auto" w:fill="auto"/>
          </w:tcPr>
          <w:p w14:paraId="3393EF2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216D2477" w14:textId="77777777" w:rsidTr="00992599">
        <w:tc>
          <w:tcPr>
            <w:tcW w:w="4253" w:type="dxa"/>
            <w:shd w:val="clear" w:color="auto" w:fill="auto"/>
          </w:tcPr>
          <w:p w14:paraId="48AADE7F"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文件上传攻击</w:t>
            </w:r>
          </w:p>
        </w:tc>
        <w:tc>
          <w:tcPr>
            <w:tcW w:w="2268" w:type="dxa"/>
            <w:shd w:val="clear" w:color="auto" w:fill="auto"/>
          </w:tcPr>
          <w:p w14:paraId="5E268FFE"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shd w:val="clear" w:color="auto" w:fill="auto"/>
          </w:tcPr>
          <w:p w14:paraId="086EE5A8"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7AA57FED" w14:textId="77777777" w:rsidTr="00992599">
        <w:tc>
          <w:tcPr>
            <w:tcW w:w="4253" w:type="dxa"/>
            <w:shd w:val="clear" w:color="auto" w:fill="auto"/>
          </w:tcPr>
          <w:p w14:paraId="731CB92D"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UDP </w:t>
            </w:r>
            <w:r w:rsidRPr="00992599">
              <w:rPr>
                <w:rFonts w:ascii="Times New Roman" w:eastAsia="宋体" w:hAnsi="Times New Roman"/>
                <w:szCs w:val="21"/>
              </w:rPr>
              <w:t>泛洪攻击</w:t>
            </w:r>
          </w:p>
        </w:tc>
        <w:tc>
          <w:tcPr>
            <w:tcW w:w="2268" w:type="dxa"/>
            <w:shd w:val="clear" w:color="auto" w:fill="auto"/>
          </w:tcPr>
          <w:p w14:paraId="2FF8EC4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7B8D6696"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68152224" w14:textId="77777777" w:rsidTr="00992599">
        <w:tc>
          <w:tcPr>
            <w:tcW w:w="4253" w:type="dxa"/>
            <w:shd w:val="clear" w:color="auto" w:fill="auto"/>
          </w:tcPr>
          <w:p w14:paraId="3A29959E"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ICMP </w:t>
            </w:r>
            <w:r w:rsidRPr="00992599">
              <w:rPr>
                <w:rFonts w:ascii="Times New Roman" w:eastAsia="宋体" w:hAnsi="Times New Roman"/>
                <w:szCs w:val="21"/>
              </w:rPr>
              <w:t>泛洪攻击</w:t>
            </w:r>
          </w:p>
        </w:tc>
        <w:tc>
          <w:tcPr>
            <w:tcW w:w="2268" w:type="dxa"/>
            <w:shd w:val="clear" w:color="auto" w:fill="auto"/>
          </w:tcPr>
          <w:p w14:paraId="685DA53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shd w:val="clear" w:color="auto" w:fill="auto"/>
          </w:tcPr>
          <w:p w14:paraId="6B990301"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4169503A" w14:textId="77777777" w:rsidTr="00992599">
        <w:tc>
          <w:tcPr>
            <w:tcW w:w="4253" w:type="dxa"/>
            <w:shd w:val="clear" w:color="auto" w:fill="auto"/>
          </w:tcPr>
          <w:p w14:paraId="0DCBA4C2"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勒索软件攻击</w:t>
            </w:r>
          </w:p>
        </w:tc>
        <w:tc>
          <w:tcPr>
            <w:tcW w:w="2268" w:type="dxa"/>
            <w:shd w:val="clear" w:color="auto" w:fill="auto"/>
          </w:tcPr>
          <w:p w14:paraId="587C6C9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385F771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3C0105FF" w14:textId="77777777" w:rsidTr="00992599">
        <w:tc>
          <w:tcPr>
            <w:tcW w:w="4253" w:type="dxa"/>
            <w:shd w:val="clear" w:color="auto" w:fill="auto"/>
          </w:tcPr>
          <w:p w14:paraId="00379FDC"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后门攻击</w:t>
            </w:r>
          </w:p>
        </w:tc>
        <w:tc>
          <w:tcPr>
            <w:tcW w:w="2268" w:type="dxa"/>
            <w:shd w:val="clear" w:color="auto" w:fill="auto"/>
          </w:tcPr>
          <w:p w14:paraId="70FC65C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1DD97F9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261ABCA9" w14:textId="77777777" w:rsidTr="00992599">
        <w:tc>
          <w:tcPr>
            <w:tcW w:w="4253" w:type="dxa"/>
            <w:shd w:val="clear" w:color="auto" w:fill="auto"/>
          </w:tcPr>
          <w:p w14:paraId="0E4FD351"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中间人攻击（</w:t>
            </w:r>
            <w:r w:rsidRPr="00992599">
              <w:rPr>
                <w:rFonts w:ascii="Times New Roman" w:eastAsia="宋体" w:hAnsi="Times New Roman"/>
                <w:szCs w:val="21"/>
              </w:rPr>
              <w:t xml:space="preserve">ARP </w:t>
            </w:r>
            <w:r w:rsidRPr="00992599">
              <w:rPr>
                <w:rFonts w:ascii="Times New Roman" w:eastAsia="宋体" w:hAnsi="Times New Roman"/>
                <w:szCs w:val="21"/>
              </w:rPr>
              <w:t>欺骗</w:t>
            </w:r>
            <w:r w:rsidRPr="00992599">
              <w:rPr>
                <w:rFonts w:ascii="Times New Roman" w:eastAsia="宋体" w:hAnsi="Times New Roman"/>
                <w:szCs w:val="21"/>
              </w:rPr>
              <w:t xml:space="preserve"> + DNS </w:t>
            </w:r>
            <w:r w:rsidRPr="00992599">
              <w:rPr>
                <w:rFonts w:ascii="Times New Roman" w:eastAsia="宋体" w:hAnsi="Times New Roman"/>
                <w:szCs w:val="21"/>
              </w:rPr>
              <w:t>欺骗）</w:t>
            </w:r>
          </w:p>
        </w:tc>
        <w:tc>
          <w:tcPr>
            <w:tcW w:w="2268" w:type="dxa"/>
            <w:shd w:val="clear" w:color="auto" w:fill="auto"/>
          </w:tcPr>
          <w:p w14:paraId="276A8F70"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3E0D7A54"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098287D2" w14:textId="77777777" w:rsidTr="00992599">
        <w:tc>
          <w:tcPr>
            <w:tcW w:w="4253" w:type="dxa"/>
            <w:shd w:val="clear" w:color="auto" w:fill="auto"/>
          </w:tcPr>
          <w:p w14:paraId="6AC4788F"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 xml:space="preserve">SQL </w:t>
            </w:r>
            <w:r w:rsidRPr="00992599">
              <w:rPr>
                <w:rFonts w:ascii="Times New Roman" w:eastAsia="宋体" w:hAnsi="Times New Roman"/>
                <w:szCs w:val="21"/>
              </w:rPr>
              <w:t>注入攻击</w:t>
            </w:r>
          </w:p>
        </w:tc>
        <w:tc>
          <w:tcPr>
            <w:tcW w:w="2268" w:type="dxa"/>
            <w:shd w:val="clear" w:color="auto" w:fill="auto"/>
          </w:tcPr>
          <w:p w14:paraId="0E51E5A3"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76E3500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1C5691AC" w14:textId="77777777" w:rsidTr="00992599">
        <w:tc>
          <w:tcPr>
            <w:tcW w:w="4253" w:type="dxa"/>
            <w:shd w:val="clear" w:color="auto" w:fill="auto"/>
          </w:tcPr>
          <w:p w14:paraId="6FA14440"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操作系统指纹识别攻击</w:t>
            </w:r>
          </w:p>
        </w:tc>
        <w:tc>
          <w:tcPr>
            <w:tcW w:w="2268" w:type="dxa"/>
            <w:shd w:val="clear" w:color="auto" w:fill="auto"/>
          </w:tcPr>
          <w:p w14:paraId="18C4379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775" w:type="dxa"/>
            <w:shd w:val="clear" w:color="auto" w:fill="auto"/>
          </w:tcPr>
          <w:p w14:paraId="3A95B53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5FE24374" w14:textId="77777777" w:rsidTr="00992599">
        <w:tc>
          <w:tcPr>
            <w:tcW w:w="4253" w:type="dxa"/>
            <w:shd w:val="clear" w:color="auto" w:fill="auto"/>
          </w:tcPr>
          <w:p w14:paraId="401F22EA"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端口扫描攻击</w:t>
            </w:r>
          </w:p>
        </w:tc>
        <w:tc>
          <w:tcPr>
            <w:tcW w:w="2268" w:type="dxa"/>
            <w:shd w:val="clear" w:color="auto" w:fill="auto"/>
          </w:tcPr>
          <w:p w14:paraId="058B440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4ABD6BE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4535CFBD" w14:textId="77777777" w:rsidTr="00992599">
        <w:tc>
          <w:tcPr>
            <w:tcW w:w="4253" w:type="dxa"/>
            <w:shd w:val="clear" w:color="auto" w:fill="auto"/>
          </w:tcPr>
          <w:p w14:paraId="0642A99D"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TCP SYN </w:t>
            </w:r>
            <w:r w:rsidRPr="00992599">
              <w:rPr>
                <w:rFonts w:ascii="Times New Roman" w:eastAsia="宋体" w:hAnsi="Times New Roman"/>
                <w:szCs w:val="21"/>
              </w:rPr>
              <w:t>泛洪攻击</w:t>
            </w:r>
          </w:p>
        </w:tc>
        <w:tc>
          <w:tcPr>
            <w:tcW w:w="2268" w:type="dxa"/>
            <w:shd w:val="clear" w:color="auto" w:fill="auto"/>
          </w:tcPr>
          <w:p w14:paraId="467191C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775" w:type="dxa"/>
            <w:shd w:val="clear" w:color="auto" w:fill="auto"/>
          </w:tcPr>
          <w:p w14:paraId="0DF32DEF"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25BFAFC6" w14:textId="77777777" w:rsidTr="00992599">
        <w:tc>
          <w:tcPr>
            <w:tcW w:w="4253" w:type="dxa"/>
            <w:shd w:val="clear" w:color="auto" w:fill="auto"/>
          </w:tcPr>
          <w:p w14:paraId="3C6F5C0E"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lastRenderedPageBreak/>
              <w:t>分布式拒绝服务</w:t>
            </w:r>
            <w:r w:rsidRPr="00992599">
              <w:rPr>
                <w:rFonts w:ascii="Times New Roman" w:eastAsia="宋体" w:hAnsi="Times New Roman"/>
                <w:szCs w:val="21"/>
              </w:rPr>
              <w:t xml:space="preserve"> (DDoS) HTTP </w:t>
            </w:r>
            <w:r w:rsidRPr="00992599">
              <w:rPr>
                <w:rFonts w:ascii="Times New Roman" w:eastAsia="宋体" w:hAnsi="Times New Roman"/>
                <w:szCs w:val="21"/>
              </w:rPr>
              <w:t>泛洪攻击</w:t>
            </w:r>
          </w:p>
        </w:tc>
        <w:tc>
          <w:tcPr>
            <w:tcW w:w="2268" w:type="dxa"/>
            <w:shd w:val="clear" w:color="auto" w:fill="auto"/>
          </w:tcPr>
          <w:p w14:paraId="172B4920"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16</w:t>
            </w:r>
          </w:p>
        </w:tc>
        <w:tc>
          <w:tcPr>
            <w:tcW w:w="1775" w:type="dxa"/>
            <w:shd w:val="clear" w:color="auto" w:fill="auto"/>
          </w:tcPr>
          <w:p w14:paraId="72A1016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775310D9" w14:textId="77777777" w:rsidTr="00992599">
        <w:tc>
          <w:tcPr>
            <w:tcW w:w="4253" w:type="dxa"/>
            <w:shd w:val="clear" w:color="auto" w:fill="auto"/>
          </w:tcPr>
          <w:p w14:paraId="45C71360"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跨站脚本攻击</w:t>
            </w:r>
            <w:r w:rsidRPr="00992599">
              <w:rPr>
                <w:rFonts w:ascii="Times New Roman" w:eastAsia="宋体" w:hAnsi="Times New Roman"/>
                <w:szCs w:val="21"/>
              </w:rPr>
              <w:t xml:space="preserve"> (XSS)</w:t>
            </w:r>
          </w:p>
        </w:tc>
        <w:tc>
          <w:tcPr>
            <w:tcW w:w="2268" w:type="dxa"/>
            <w:shd w:val="clear" w:color="auto" w:fill="auto"/>
          </w:tcPr>
          <w:p w14:paraId="013F188E"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6C9DA86B"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bl>
    <w:p w14:paraId="48BA4380" w14:textId="77777777" w:rsidR="00BF3BE4" w:rsidRDefault="00BF3BE4" w:rsidP="00626E40">
      <w:pPr>
        <w:spacing w:line="360" w:lineRule="auto"/>
        <w:ind w:firstLineChars="200" w:firstLine="480"/>
        <w:rPr>
          <w:rFonts w:ascii="Times New Roman" w:eastAsia="宋体" w:hAnsi="Times New Roman"/>
          <w:sz w:val="24"/>
          <w:szCs w:val="24"/>
        </w:rPr>
      </w:pPr>
    </w:p>
    <w:p w14:paraId="2CBC6A48" w14:textId="77777777" w:rsidR="00CE751B" w:rsidRDefault="00CE751B" w:rsidP="00CE751B">
      <w:pPr>
        <w:spacing w:line="360" w:lineRule="auto"/>
        <w:ind w:left="420"/>
        <w:rPr>
          <w:rFonts w:ascii="Times New Roman" w:eastAsia="宋体" w:hAnsi="Times New Roman"/>
          <w:sz w:val="24"/>
          <w:szCs w:val="24"/>
        </w:rPr>
      </w:pPr>
    </w:p>
    <w:p w14:paraId="53460B65" w14:textId="77777777" w:rsidR="00EC72E7" w:rsidRDefault="00EC72E7" w:rsidP="00EC72E7">
      <w:pPr>
        <w:pStyle w:val="a9"/>
        <w:numPr>
          <w:ilvl w:val="0"/>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结论</w:t>
      </w:r>
    </w:p>
    <w:p w14:paraId="41300738" w14:textId="77777777" w:rsidR="006B11AF" w:rsidRDefault="006B11AF" w:rsidP="00162C70">
      <w:pPr>
        <w:spacing w:line="360" w:lineRule="auto"/>
        <w:ind w:firstLineChars="200" w:firstLine="480"/>
        <w:rPr>
          <w:rFonts w:ascii="Times New Roman" w:eastAsia="宋体" w:hAnsi="Times New Roman"/>
          <w:sz w:val="24"/>
          <w:szCs w:val="24"/>
        </w:rPr>
      </w:pPr>
    </w:p>
    <w:p w14:paraId="6A91CDE7" w14:textId="77777777" w:rsidR="00162C70"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本文提出了一种融合位置信息的标签频谱分析方法，旨在解决现有网络流量异常检测中模型鲁棒性不足、特征选择不稳定以及数据噪声干扰显著等问题。通过滑动窗口对流量进行分片处理，提取时序特征并生成标签序列，结合</w:t>
      </w:r>
      <w:r w:rsidRPr="00162C70">
        <w:rPr>
          <w:rFonts w:ascii="Times New Roman" w:eastAsia="宋体" w:hAnsi="Times New Roman" w:hint="eastAsia"/>
          <w:sz w:val="24"/>
          <w:szCs w:val="24"/>
        </w:rPr>
        <w:t>COAP</w:t>
      </w:r>
      <w:r w:rsidRPr="00162C70">
        <w:rPr>
          <w:rFonts w:ascii="Times New Roman" w:eastAsia="宋体" w:hAnsi="Times New Roman" w:hint="eastAsia"/>
          <w:sz w:val="24"/>
          <w:szCs w:val="24"/>
        </w:rPr>
        <w:t>和</w:t>
      </w:r>
      <w:r w:rsidRPr="00162C70">
        <w:rPr>
          <w:rFonts w:ascii="Times New Roman" w:eastAsia="宋体" w:hAnsi="Times New Roman" w:hint="eastAsia"/>
          <w:sz w:val="24"/>
          <w:szCs w:val="24"/>
        </w:rPr>
        <w:t>SSPE</w:t>
      </w:r>
      <w:r w:rsidRPr="00162C70">
        <w:rPr>
          <w:rFonts w:ascii="Times New Roman" w:eastAsia="宋体" w:hAnsi="Times New Roman" w:hint="eastAsia"/>
          <w:sz w:val="24"/>
          <w:szCs w:val="24"/>
        </w:rPr>
        <w:t>频谱生成方法，提升了模型对攻击特征的捕捉能力。实验结果表明，所提方法在二分类和多分类任务中的表现均优于传统机器学习方法，尤其在高噪声环境下具备显著的抗干扰能力，验证了本文方法在复杂网络环境中的有效性和泛化性能。</w:t>
      </w:r>
    </w:p>
    <w:p w14:paraId="7694F998" w14:textId="77777777" w:rsidR="00EC72E7"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未来，我们将从以下两个方面进一步推进研究。首先，探索频谱生成方法与深度神经网络的结合，进一步提升对复杂攻击类型的检测能力；其次，</w:t>
      </w:r>
      <w:r w:rsidRPr="00162C70">
        <w:rPr>
          <w:rFonts w:ascii="Times New Roman" w:eastAsia="宋体" w:hAnsi="Times New Roman"/>
          <w:sz w:val="24"/>
          <w:szCs w:val="24"/>
        </w:rPr>
        <w:t>其次，针对不同的网络应用场景</w:t>
      </w:r>
      <w:r w:rsidR="00102C38">
        <w:rPr>
          <w:rFonts w:ascii="Times New Roman" w:eastAsia="宋体" w:hAnsi="Times New Roman" w:hint="eastAsia"/>
          <w:sz w:val="24"/>
          <w:szCs w:val="24"/>
        </w:rPr>
        <w:t>，</w:t>
      </w:r>
      <w:r w:rsidRPr="00162C70">
        <w:rPr>
          <w:rFonts w:ascii="Times New Roman" w:eastAsia="宋体" w:hAnsi="Times New Roman"/>
          <w:sz w:val="24"/>
          <w:szCs w:val="24"/>
        </w:rPr>
        <w:t>如工业物联网、智慧城市等，我们将对模型结构进行优化，选择适合具体场景的数据处理和特征提取策略，同时调整模型参数以降低计算开销，从而提高系统的实时性，增强其对大规模网络数据的处理效率和响应速度。</w:t>
      </w:r>
    </w:p>
    <w:p w14:paraId="4C3844E3" w14:textId="77777777" w:rsidR="002E37DA" w:rsidRPr="001403FA" w:rsidRDefault="00E91B0C" w:rsidP="002E37DA">
      <w:pPr>
        <w:spacing w:line="360" w:lineRule="auto"/>
        <w:rPr>
          <w:rFonts w:ascii="Times New Roman" w:eastAsia="宋体" w:hAnsi="Times New Roman"/>
          <w:sz w:val="24"/>
          <w:szCs w:val="24"/>
        </w:rPr>
      </w:pPr>
      <w:r w:rsidRPr="001403FA">
        <w:rPr>
          <w:rFonts w:ascii="Times New Roman" w:eastAsia="宋体" w:hAnsi="Times New Roman"/>
          <w:sz w:val="24"/>
          <w:szCs w:val="24"/>
        </w:rPr>
        <w:tab/>
      </w:r>
    </w:p>
    <w:p w14:paraId="25B79E4B" w14:textId="77777777" w:rsidR="00083022" w:rsidRPr="001403FA" w:rsidRDefault="002E37DA" w:rsidP="00083022">
      <w:pPr>
        <w:pStyle w:val="a9"/>
        <w:numPr>
          <w:ilvl w:val="0"/>
          <w:numId w:val="1"/>
        </w:numPr>
        <w:spacing w:line="360" w:lineRule="auto"/>
        <w:rPr>
          <w:rFonts w:ascii="Times New Roman" w:eastAsia="宋体" w:hAnsi="Times New Roman"/>
          <w:sz w:val="24"/>
          <w:szCs w:val="24"/>
        </w:rPr>
      </w:pPr>
      <w:bookmarkStart w:id="1174" w:name="_Ref179381155"/>
      <w:r w:rsidRPr="001403FA">
        <w:rPr>
          <w:rFonts w:ascii="Times New Roman" w:eastAsia="宋体" w:hAnsi="Times New Roman"/>
          <w:sz w:val="24"/>
          <w:szCs w:val="24"/>
        </w:rPr>
        <w:t>Zhao H, Wang Y, Duan J, et al. Multivariate time-series anomaly detection via graph attention network[C]//2020 IEEE international conference on data mining (ICDM). IEEE, 2020: 841-850.</w:t>
      </w:r>
      <w:bookmarkEnd w:id="1174"/>
    </w:p>
    <w:p w14:paraId="10407752" w14:textId="77777777" w:rsidR="002E37DA" w:rsidRPr="001403FA" w:rsidRDefault="002E37DA" w:rsidP="002E37DA">
      <w:pPr>
        <w:pStyle w:val="a9"/>
        <w:numPr>
          <w:ilvl w:val="0"/>
          <w:numId w:val="1"/>
        </w:numPr>
        <w:spacing w:line="360" w:lineRule="auto"/>
        <w:rPr>
          <w:rFonts w:ascii="Times New Roman" w:eastAsia="宋体" w:hAnsi="Times New Roman"/>
          <w:sz w:val="24"/>
          <w:szCs w:val="24"/>
        </w:rPr>
      </w:pPr>
      <w:bookmarkStart w:id="1175" w:name="_Ref179381201"/>
      <w:r w:rsidRPr="001403FA">
        <w:rPr>
          <w:rFonts w:ascii="Times New Roman" w:eastAsia="宋体" w:hAnsi="Times New Roman"/>
          <w:sz w:val="24"/>
          <w:szCs w:val="24"/>
        </w:rPr>
        <w:t>Wang S, Balarezo J F, Kandeepan S, et al. Machine learning in network anomaly detection: A survey[J]. IEEE Access, 2021, 9: 152379-152396.</w:t>
      </w:r>
      <w:bookmarkEnd w:id="1175"/>
    </w:p>
    <w:p w14:paraId="142E30A0" w14:textId="77777777" w:rsidR="00083022" w:rsidRPr="001403FA" w:rsidRDefault="00083022" w:rsidP="002E37DA">
      <w:pPr>
        <w:pStyle w:val="a9"/>
        <w:numPr>
          <w:ilvl w:val="0"/>
          <w:numId w:val="1"/>
        </w:numPr>
        <w:spacing w:line="360" w:lineRule="auto"/>
        <w:rPr>
          <w:rFonts w:ascii="Times New Roman" w:eastAsia="宋体" w:hAnsi="Times New Roman"/>
          <w:sz w:val="24"/>
          <w:szCs w:val="24"/>
        </w:rPr>
      </w:pPr>
      <w:bookmarkStart w:id="1176" w:name="_Ref179381919"/>
      <w:r w:rsidRPr="001403FA">
        <w:rPr>
          <w:rFonts w:ascii="Times New Roman" w:eastAsia="宋体" w:hAnsi="Times New Roman"/>
          <w:sz w:val="24"/>
          <w:szCs w:val="24"/>
        </w:rPr>
        <w:t>LI H T,WANG R M,DONG W Y,et al.A GRU-based method for semi-supervised network traffic anomaly detection[J].Computer Science,2023,50(3):380-390.</w:t>
      </w:r>
      <w:bookmarkEnd w:id="1176"/>
    </w:p>
    <w:p w14:paraId="4B0C2791" w14:textId="77777777" w:rsidR="00083022" w:rsidRPr="001403FA" w:rsidRDefault="00DF69EA" w:rsidP="002E37DA">
      <w:pPr>
        <w:pStyle w:val="a9"/>
        <w:numPr>
          <w:ilvl w:val="0"/>
          <w:numId w:val="1"/>
        </w:numPr>
        <w:spacing w:line="360" w:lineRule="auto"/>
        <w:rPr>
          <w:rFonts w:ascii="Times New Roman" w:eastAsia="宋体" w:hAnsi="Times New Roman"/>
          <w:sz w:val="24"/>
          <w:szCs w:val="24"/>
        </w:rPr>
      </w:pPr>
      <w:bookmarkStart w:id="1177" w:name="_Ref179382017"/>
      <w:r w:rsidRPr="001403FA">
        <w:rPr>
          <w:rFonts w:ascii="Times New Roman" w:eastAsia="宋体" w:hAnsi="Times New Roman"/>
          <w:sz w:val="24"/>
          <w:szCs w:val="24"/>
        </w:rPr>
        <w:t>陈向效</w:t>
      </w:r>
      <w:r w:rsidRPr="001403FA">
        <w:rPr>
          <w:rFonts w:ascii="Times New Roman" w:eastAsia="宋体" w:hAnsi="Times New Roman"/>
          <w:sz w:val="24"/>
          <w:szCs w:val="24"/>
        </w:rPr>
        <w:t>,</w:t>
      </w:r>
      <w:r w:rsidRPr="001403FA">
        <w:rPr>
          <w:rFonts w:ascii="Times New Roman" w:eastAsia="宋体" w:hAnsi="Times New Roman"/>
          <w:sz w:val="24"/>
          <w:szCs w:val="24"/>
        </w:rPr>
        <w:t>崔鑫</w:t>
      </w:r>
      <w:r w:rsidRPr="001403FA">
        <w:rPr>
          <w:rFonts w:ascii="Times New Roman" w:eastAsia="宋体" w:hAnsi="Times New Roman"/>
          <w:sz w:val="24"/>
          <w:szCs w:val="24"/>
        </w:rPr>
        <w:t>,</w:t>
      </w:r>
      <w:r w:rsidRPr="001403FA">
        <w:rPr>
          <w:rFonts w:ascii="Times New Roman" w:eastAsia="宋体" w:hAnsi="Times New Roman"/>
          <w:sz w:val="24"/>
          <w:szCs w:val="24"/>
        </w:rPr>
        <w:t>杜秦</w:t>
      </w:r>
      <w:r w:rsidRPr="001403FA">
        <w:rPr>
          <w:rFonts w:ascii="Times New Roman" w:eastAsia="宋体" w:hAnsi="Times New Roman"/>
          <w:sz w:val="24"/>
          <w:szCs w:val="24"/>
        </w:rPr>
        <w:t>,</w:t>
      </w:r>
      <w:r w:rsidRPr="001403FA">
        <w:rPr>
          <w:rFonts w:ascii="Times New Roman" w:eastAsia="宋体" w:hAnsi="Times New Roman"/>
          <w:sz w:val="24"/>
          <w:szCs w:val="24"/>
        </w:rPr>
        <w:t>等</w:t>
      </w:r>
      <w:r w:rsidRPr="001403FA">
        <w:rPr>
          <w:rFonts w:ascii="Times New Roman" w:eastAsia="宋体" w:hAnsi="Times New Roman"/>
          <w:sz w:val="24"/>
          <w:szCs w:val="24"/>
        </w:rPr>
        <w:t>.</w:t>
      </w:r>
      <w:r w:rsidRPr="001403FA">
        <w:rPr>
          <w:rFonts w:ascii="Times New Roman" w:eastAsia="宋体" w:hAnsi="Times New Roman"/>
          <w:sz w:val="24"/>
          <w:szCs w:val="24"/>
        </w:rPr>
        <w:t>基于机器学习的异常流量检测模型优化研究</w:t>
      </w:r>
      <w:r w:rsidRPr="001403FA">
        <w:rPr>
          <w:rFonts w:ascii="Times New Roman" w:eastAsia="宋体" w:hAnsi="Times New Roman"/>
          <w:sz w:val="24"/>
          <w:szCs w:val="24"/>
        </w:rPr>
        <w:t>[J].</w:t>
      </w:r>
      <w:r w:rsidRPr="001403FA">
        <w:rPr>
          <w:rFonts w:ascii="Times New Roman" w:eastAsia="宋体" w:hAnsi="Times New Roman"/>
          <w:sz w:val="24"/>
          <w:szCs w:val="24"/>
        </w:rPr>
        <w:t>计算机科学</w:t>
      </w:r>
      <w:r w:rsidRPr="001403FA">
        <w:rPr>
          <w:rFonts w:ascii="Times New Roman" w:eastAsia="宋体" w:hAnsi="Times New Roman"/>
          <w:sz w:val="24"/>
          <w:szCs w:val="24"/>
        </w:rPr>
        <w:t>,2024,51(S1):994-998.</w:t>
      </w:r>
      <w:bookmarkEnd w:id="1177"/>
    </w:p>
    <w:p w14:paraId="2C56BD6B" w14:textId="77777777" w:rsidR="00BF3F00" w:rsidRPr="001403FA" w:rsidRDefault="00BF3F00" w:rsidP="002E37DA">
      <w:pPr>
        <w:pStyle w:val="a9"/>
        <w:numPr>
          <w:ilvl w:val="0"/>
          <w:numId w:val="1"/>
        </w:numPr>
        <w:spacing w:line="360" w:lineRule="auto"/>
        <w:rPr>
          <w:rFonts w:ascii="Times New Roman" w:eastAsia="宋体" w:hAnsi="Times New Roman"/>
          <w:sz w:val="24"/>
          <w:szCs w:val="24"/>
        </w:rPr>
      </w:pPr>
      <w:bookmarkStart w:id="1178" w:name="_Ref179392942"/>
      <w:r w:rsidRPr="001403FA">
        <w:rPr>
          <w:rFonts w:ascii="Times New Roman" w:eastAsia="宋体" w:hAnsi="Times New Roman"/>
          <w:sz w:val="24"/>
          <w:szCs w:val="24"/>
        </w:rPr>
        <w:lastRenderedPageBreak/>
        <w:t>Ferrag M A, Friha O, Hamouda D, et al. Edge-IIoTset: A new comprehensive realistic cyber security dataset of IoT and IIoT applications for centralized and federated learning[J]. IEEE Access, 2022, 10: 40281-40306.</w:t>
      </w:r>
      <w:bookmarkEnd w:id="1178"/>
    </w:p>
    <w:p w14:paraId="16AD8040" w14:textId="77777777" w:rsidR="00AC22A5" w:rsidRPr="001403FA" w:rsidRDefault="00AC22A5" w:rsidP="002E37DA">
      <w:pPr>
        <w:pStyle w:val="a9"/>
        <w:numPr>
          <w:ilvl w:val="0"/>
          <w:numId w:val="1"/>
        </w:numPr>
        <w:spacing w:line="360" w:lineRule="auto"/>
        <w:rPr>
          <w:rFonts w:ascii="Times New Roman" w:eastAsia="宋体" w:hAnsi="Times New Roman"/>
          <w:sz w:val="24"/>
          <w:szCs w:val="24"/>
        </w:rPr>
      </w:pPr>
      <w:bookmarkStart w:id="1179" w:name="_Ref179395537"/>
      <w:r w:rsidRPr="001403FA">
        <w:rPr>
          <w:rFonts w:ascii="Times New Roman" w:eastAsia="宋体" w:hAnsi="Times New Roman"/>
          <w:sz w:val="24"/>
          <w:szCs w:val="24"/>
        </w:rPr>
        <w:t>Gupta K, Sharma D K, Gupta K D, et al. A tree classifier based network intrusion detection model for Internet of Medical Things[J]. Computers and Electrical Engineering, 2022, 102: 108158.</w:t>
      </w:r>
      <w:bookmarkEnd w:id="1179"/>
    </w:p>
    <w:p w14:paraId="191DCA94" w14:textId="77777777" w:rsidR="00A8505D" w:rsidRPr="001403FA" w:rsidRDefault="00A8505D" w:rsidP="002E37DA">
      <w:pPr>
        <w:pStyle w:val="a9"/>
        <w:numPr>
          <w:ilvl w:val="0"/>
          <w:numId w:val="1"/>
        </w:numPr>
        <w:spacing w:line="360" w:lineRule="auto"/>
        <w:rPr>
          <w:rFonts w:ascii="Times New Roman" w:eastAsia="宋体" w:hAnsi="Times New Roman"/>
          <w:sz w:val="24"/>
          <w:szCs w:val="24"/>
        </w:rPr>
      </w:pPr>
      <w:bookmarkStart w:id="1180" w:name="_Ref179396185"/>
      <w:r w:rsidRPr="001403FA">
        <w:rPr>
          <w:rFonts w:ascii="Times New Roman" w:eastAsia="宋体" w:hAnsi="Times New Roman"/>
          <w:sz w:val="24"/>
          <w:szCs w:val="24"/>
        </w:rPr>
        <w:t>Ma Q, Sun C, Cui B, et al. A novel model for anomaly detection in network traffic based on kernel support vector machine[J]. Computers &amp; Security, 2021, 104: 102215.</w:t>
      </w:r>
      <w:bookmarkEnd w:id="1180"/>
    </w:p>
    <w:p w14:paraId="26F15381" w14:textId="77777777" w:rsidR="009E33A2" w:rsidRPr="001403FA" w:rsidRDefault="00CD1C0E" w:rsidP="002E37DA">
      <w:pPr>
        <w:pStyle w:val="a9"/>
        <w:numPr>
          <w:ilvl w:val="0"/>
          <w:numId w:val="1"/>
        </w:numPr>
        <w:spacing w:line="360" w:lineRule="auto"/>
        <w:rPr>
          <w:rFonts w:ascii="Times New Roman" w:eastAsia="宋体" w:hAnsi="Times New Roman"/>
          <w:sz w:val="24"/>
          <w:szCs w:val="24"/>
        </w:rPr>
      </w:pPr>
      <w:bookmarkStart w:id="1181" w:name="_Ref179403488"/>
      <w:r w:rsidRPr="001403FA">
        <w:rPr>
          <w:rFonts w:ascii="Times New Roman" w:eastAsia="宋体" w:hAnsi="Times New Roman"/>
          <w:sz w:val="24"/>
          <w:szCs w:val="24"/>
        </w:rPr>
        <w:t>顾伟</w:t>
      </w:r>
      <w:r w:rsidRPr="001403FA">
        <w:rPr>
          <w:rFonts w:ascii="Times New Roman" w:eastAsia="宋体" w:hAnsi="Times New Roman"/>
          <w:sz w:val="24"/>
          <w:szCs w:val="24"/>
        </w:rPr>
        <w:t>,</w:t>
      </w:r>
      <w:r w:rsidRPr="001403FA">
        <w:rPr>
          <w:rFonts w:ascii="Times New Roman" w:eastAsia="宋体" w:hAnsi="Times New Roman"/>
          <w:sz w:val="24"/>
          <w:szCs w:val="24"/>
        </w:rPr>
        <w:t>行鸿彦</w:t>
      </w:r>
      <w:r w:rsidRPr="001403FA">
        <w:rPr>
          <w:rFonts w:ascii="Times New Roman" w:eastAsia="宋体" w:hAnsi="Times New Roman"/>
          <w:sz w:val="24"/>
          <w:szCs w:val="24"/>
        </w:rPr>
        <w:t>,</w:t>
      </w:r>
      <w:r w:rsidRPr="001403FA">
        <w:rPr>
          <w:rFonts w:ascii="Times New Roman" w:eastAsia="宋体" w:hAnsi="Times New Roman"/>
          <w:sz w:val="24"/>
          <w:szCs w:val="24"/>
        </w:rPr>
        <w:t>侯天浩</w:t>
      </w:r>
      <w:r w:rsidRPr="001403FA">
        <w:rPr>
          <w:rFonts w:ascii="Times New Roman" w:eastAsia="宋体" w:hAnsi="Times New Roman"/>
          <w:sz w:val="24"/>
          <w:szCs w:val="24"/>
        </w:rPr>
        <w:t>.</w:t>
      </w:r>
      <w:r w:rsidRPr="001403FA">
        <w:rPr>
          <w:rFonts w:ascii="Times New Roman" w:eastAsia="宋体" w:hAnsi="Times New Roman"/>
          <w:sz w:val="24"/>
          <w:szCs w:val="24"/>
        </w:rPr>
        <w:t>基于网络流量时空特征和自适应加权系数的异常流量检测方法</w:t>
      </w:r>
      <w:r w:rsidRPr="001403FA">
        <w:rPr>
          <w:rFonts w:ascii="Times New Roman" w:eastAsia="宋体" w:hAnsi="Times New Roman"/>
          <w:sz w:val="24"/>
          <w:szCs w:val="24"/>
        </w:rPr>
        <w:t>[J].</w:t>
      </w:r>
      <w:r w:rsidRPr="001403FA">
        <w:rPr>
          <w:rFonts w:ascii="Times New Roman" w:eastAsia="宋体" w:hAnsi="Times New Roman"/>
          <w:sz w:val="24"/>
          <w:szCs w:val="24"/>
        </w:rPr>
        <w:t>电子与信息学报</w:t>
      </w:r>
      <w:r w:rsidRPr="001403FA">
        <w:rPr>
          <w:rFonts w:ascii="Times New Roman" w:eastAsia="宋体" w:hAnsi="Times New Roman"/>
          <w:sz w:val="24"/>
          <w:szCs w:val="24"/>
        </w:rPr>
        <w:t>,2024,46(06):2647-2654.</w:t>
      </w:r>
      <w:bookmarkEnd w:id="1181"/>
    </w:p>
    <w:p w14:paraId="131D3722" w14:textId="77777777" w:rsidR="00CD1C0E" w:rsidRPr="001403FA" w:rsidRDefault="00CD1C0E" w:rsidP="002E37DA">
      <w:pPr>
        <w:pStyle w:val="a9"/>
        <w:numPr>
          <w:ilvl w:val="0"/>
          <w:numId w:val="1"/>
        </w:numPr>
        <w:spacing w:line="360" w:lineRule="auto"/>
        <w:rPr>
          <w:rFonts w:ascii="Times New Roman" w:eastAsia="宋体" w:hAnsi="Times New Roman"/>
          <w:sz w:val="24"/>
          <w:szCs w:val="24"/>
        </w:rPr>
      </w:pPr>
      <w:bookmarkStart w:id="1182" w:name="_Ref179404069"/>
      <w:r w:rsidRPr="001403FA">
        <w:rPr>
          <w:rFonts w:ascii="Times New Roman" w:eastAsia="宋体" w:hAnsi="Times New Roman"/>
          <w:sz w:val="24"/>
          <w:szCs w:val="24"/>
        </w:rPr>
        <w:t>Wang Z, Zhou J, Hei X. Network traffic anomaly detection based on generative adversarial network and transformer[C]//The International Conference on Natural Computation, Fuzzy Systems and Knowledge Discovery. Cham: Springer International Publishing, 2022: 228-235.</w:t>
      </w:r>
      <w:bookmarkEnd w:id="1182"/>
    </w:p>
    <w:p w14:paraId="62D8E0D3" w14:textId="77777777" w:rsidR="00006F2B" w:rsidRPr="001403FA" w:rsidRDefault="00006F2B" w:rsidP="002E37DA">
      <w:pPr>
        <w:pStyle w:val="a9"/>
        <w:numPr>
          <w:ilvl w:val="0"/>
          <w:numId w:val="1"/>
        </w:numPr>
        <w:spacing w:line="360" w:lineRule="auto"/>
        <w:rPr>
          <w:rFonts w:ascii="Times New Roman" w:eastAsia="宋体" w:hAnsi="Times New Roman"/>
          <w:sz w:val="24"/>
          <w:szCs w:val="24"/>
        </w:rPr>
      </w:pPr>
      <w:bookmarkStart w:id="1183" w:name="_Ref179404683"/>
      <w:r w:rsidRPr="001403FA">
        <w:rPr>
          <w:rFonts w:ascii="Times New Roman" w:eastAsia="宋体" w:hAnsi="Times New Roman"/>
          <w:sz w:val="24"/>
          <w:szCs w:val="24"/>
        </w:rPr>
        <w:t>Sharma K, Chaudhary M, Yadav K, et al. Anomaly Detection in Network Traffic using Deep Learning[C]//2023 International Conference on Recent Advances in Science and Engineering Technology (ICRASET). IEEE, 2023: 1-5.</w:t>
      </w:r>
      <w:bookmarkEnd w:id="1183"/>
    </w:p>
    <w:p w14:paraId="3535F7D0" w14:textId="77777777" w:rsidR="001E36E5" w:rsidRPr="001403FA" w:rsidRDefault="001E36E5" w:rsidP="001E36E5">
      <w:pPr>
        <w:pStyle w:val="a9"/>
        <w:numPr>
          <w:ilvl w:val="0"/>
          <w:numId w:val="1"/>
        </w:numPr>
        <w:spacing w:line="360" w:lineRule="auto"/>
        <w:rPr>
          <w:rFonts w:ascii="Times New Roman" w:eastAsia="宋体" w:hAnsi="Times New Roman"/>
          <w:sz w:val="24"/>
          <w:szCs w:val="24"/>
        </w:rPr>
      </w:pPr>
      <w:bookmarkStart w:id="1184" w:name="_Ref179409177"/>
      <w:r w:rsidRPr="001403FA">
        <w:rPr>
          <w:rFonts w:ascii="Times New Roman" w:eastAsia="宋体" w:hAnsi="Times New Roman"/>
          <w:sz w:val="24"/>
          <w:szCs w:val="24"/>
        </w:rPr>
        <w:t>Zamanzadeh Darban Z, Webb G I, Pan S, et al. Deep learning for time series anomaly detection: A survey[J]. ACM Computing Surveys, 2022.</w:t>
      </w:r>
      <w:bookmarkEnd w:id="1184"/>
    </w:p>
    <w:p w14:paraId="7270B562" w14:textId="77777777" w:rsidR="002955CA" w:rsidRPr="001403FA" w:rsidRDefault="009D6702" w:rsidP="001E36E5">
      <w:pPr>
        <w:pStyle w:val="a9"/>
        <w:numPr>
          <w:ilvl w:val="0"/>
          <w:numId w:val="1"/>
        </w:numPr>
        <w:spacing w:line="360" w:lineRule="auto"/>
        <w:rPr>
          <w:rFonts w:ascii="Times New Roman" w:eastAsia="宋体" w:hAnsi="Times New Roman"/>
          <w:sz w:val="24"/>
          <w:szCs w:val="24"/>
        </w:rPr>
      </w:pPr>
      <w:bookmarkStart w:id="1185" w:name="_Ref179414050"/>
      <w:r w:rsidRPr="001403FA">
        <w:rPr>
          <w:rFonts w:ascii="Times New Roman" w:eastAsia="宋体" w:hAnsi="Times New Roman"/>
          <w:sz w:val="24"/>
          <w:szCs w:val="24"/>
        </w:rPr>
        <w:t>Feng R, Hu T, Jia X. VPN traffic classification based on CNN[C]//2022 14th International Conference on Computer Research and Development (ICCRD). IEEE, 2022: 94-99.</w:t>
      </w:r>
      <w:bookmarkEnd w:id="1185"/>
    </w:p>
    <w:p w14:paraId="68EB7419" w14:textId="77777777" w:rsidR="00730432" w:rsidRPr="001403FA" w:rsidRDefault="00730432" w:rsidP="001E36E5">
      <w:pPr>
        <w:pStyle w:val="a9"/>
        <w:numPr>
          <w:ilvl w:val="0"/>
          <w:numId w:val="1"/>
        </w:numPr>
        <w:spacing w:line="360" w:lineRule="auto"/>
        <w:rPr>
          <w:rFonts w:ascii="Times New Roman" w:eastAsia="宋体" w:hAnsi="Times New Roman"/>
          <w:sz w:val="24"/>
          <w:szCs w:val="24"/>
        </w:rPr>
      </w:pPr>
      <w:bookmarkStart w:id="1186" w:name="_Ref179412381"/>
      <w:r w:rsidRPr="001403FA">
        <w:rPr>
          <w:rFonts w:ascii="Times New Roman" w:eastAsia="宋体" w:hAnsi="Times New Roman"/>
          <w:sz w:val="24"/>
          <w:szCs w:val="24"/>
        </w:rPr>
        <w:t>Kanna P R, Santhi P. Unified deep learning approach for efficient intrusion detection system using integrated spatial–temporal features[J]. Knowledge-Based Systems, 2021, 226: 107132.</w:t>
      </w:r>
      <w:bookmarkEnd w:id="1186"/>
    </w:p>
    <w:p w14:paraId="2BD1DAE5" w14:textId="77777777" w:rsidR="00641F82" w:rsidRPr="001403FA" w:rsidRDefault="00641F82" w:rsidP="001E36E5">
      <w:pPr>
        <w:pStyle w:val="a9"/>
        <w:numPr>
          <w:ilvl w:val="0"/>
          <w:numId w:val="1"/>
        </w:numPr>
        <w:spacing w:line="360" w:lineRule="auto"/>
        <w:rPr>
          <w:rFonts w:ascii="Times New Roman" w:eastAsia="宋体" w:hAnsi="Times New Roman"/>
          <w:sz w:val="24"/>
          <w:szCs w:val="24"/>
        </w:rPr>
      </w:pPr>
      <w:bookmarkStart w:id="1187" w:name="_Ref179413975"/>
      <w:r w:rsidRPr="001403FA">
        <w:rPr>
          <w:rFonts w:ascii="Times New Roman" w:eastAsia="宋体" w:hAnsi="Times New Roman"/>
          <w:sz w:val="24"/>
          <w:szCs w:val="24"/>
        </w:rPr>
        <w:t>Bahe M, Yamane K D S, Großegesse N, et al. Traffic Prediction of Real Network Traffic Data with LSTM Neural Networks[C]//Future of Information and Communication Conference. Cham: Springer Nature Switzerland, 2024: 311-326.</w:t>
      </w:r>
      <w:bookmarkEnd w:id="1187"/>
    </w:p>
    <w:p w14:paraId="2CC747AD"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1188" w:name="_Ref179410041"/>
      <w:r w:rsidRPr="001403FA">
        <w:rPr>
          <w:rFonts w:ascii="Times New Roman" w:eastAsia="宋体" w:hAnsi="Times New Roman"/>
          <w:sz w:val="24"/>
          <w:szCs w:val="24"/>
        </w:rPr>
        <w:t xml:space="preserve">Iqbal A, Amin R, Alsubaei F S, et al. Anomaly detection in multivariate time series </w:t>
      </w:r>
      <w:r w:rsidRPr="001403FA">
        <w:rPr>
          <w:rFonts w:ascii="Times New Roman" w:eastAsia="宋体" w:hAnsi="Times New Roman"/>
          <w:sz w:val="24"/>
          <w:szCs w:val="24"/>
        </w:rPr>
        <w:lastRenderedPageBreak/>
        <w:t>data using deep ensemble models[J]. Plos one, 2024, 19(6): e0303890.</w:t>
      </w:r>
      <w:bookmarkEnd w:id="1188"/>
    </w:p>
    <w:p w14:paraId="7415926F"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1189" w:name="_Ref179410042"/>
      <w:r w:rsidRPr="001403FA">
        <w:rPr>
          <w:rFonts w:ascii="Times New Roman" w:eastAsia="宋体" w:hAnsi="Times New Roman"/>
          <w:sz w:val="24"/>
          <w:szCs w:val="24"/>
        </w:rPr>
        <w:t>Pang G, Shen C, Cao L, et al. Deep learning for anomaly detection: A review[J]. ACM computing surveys (CSUR), 2021, 54(2): 1-38.</w:t>
      </w:r>
      <w:bookmarkEnd w:id="1189"/>
    </w:p>
    <w:p w14:paraId="7A9F9D50" w14:textId="77777777" w:rsidR="002955CA" w:rsidRPr="001403FA" w:rsidRDefault="002955CA" w:rsidP="00B3780E">
      <w:pPr>
        <w:pStyle w:val="a9"/>
        <w:numPr>
          <w:ilvl w:val="0"/>
          <w:numId w:val="1"/>
        </w:numPr>
        <w:spacing w:line="360" w:lineRule="auto"/>
        <w:rPr>
          <w:rFonts w:ascii="Times New Roman" w:eastAsia="宋体" w:hAnsi="Times New Roman"/>
          <w:sz w:val="24"/>
          <w:szCs w:val="24"/>
        </w:rPr>
      </w:pPr>
      <w:bookmarkStart w:id="1190" w:name="_Ref179411649"/>
      <w:r w:rsidRPr="001403FA">
        <w:rPr>
          <w:rFonts w:ascii="Times New Roman" w:eastAsia="宋体" w:hAnsi="Times New Roman"/>
          <w:sz w:val="24"/>
          <w:szCs w:val="24"/>
        </w:rPr>
        <w:t>Rasheed B, Masood Khattak A, Khan A, et al. Boosting adversarial training using robust selective data augmentation[J]. International Journal of Computational Intelligence Systems, 2023, 16(1): 89.</w:t>
      </w:r>
      <w:bookmarkEnd w:id="1190"/>
    </w:p>
    <w:p w14:paraId="586302F8"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1191" w:name="_Ref179407712"/>
      <w:r w:rsidRPr="001403FA">
        <w:rPr>
          <w:rFonts w:ascii="Times New Roman" w:eastAsia="宋体" w:hAnsi="Times New Roman"/>
          <w:sz w:val="24"/>
          <w:szCs w:val="24"/>
        </w:rPr>
        <w:t>Tang X, Xu S, Ye H. Labeling expert: A new multi-network anomaly detection architecture based on LNN-RLSTM[J]. Applied Sciences, 2022, 13(1): 581.</w:t>
      </w:r>
      <w:bookmarkEnd w:id="1191"/>
    </w:p>
    <w:p w14:paraId="6975B623"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1192" w:name="_Ref179407842"/>
      <w:r w:rsidRPr="001403FA">
        <w:rPr>
          <w:rFonts w:ascii="Times New Roman" w:eastAsia="宋体" w:hAnsi="Times New Roman"/>
          <w:sz w:val="24"/>
          <w:szCs w:val="24"/>
        </w:rPr>
        <w:t>Sørbø S, Ruocco M. Navigating the metric maze: A taxonomy of evaluation metrics for anomaly detection in time series[J]. Data Mining and Knowledge Discovery, 2024, 38(3): 1027-1068.</w:t>
      </w:r>
      <w:bookmarkEnd w:id="1192"/>
    </w:p>
    <w:p w14:paraId="63D958F2" w14:textId="77777777" w:rsidR="00641F82" w:rsidRDefault="00641F82" w:rsidP="00641F82">
      <w:pPr>
        <w:pStyle w:val="a9"/>
        <w:numPr>
          <w:ilvl w:val="0"/>
          <w:numId w:val="1"/>
        </w:numPr>
        <w:spacing w:line="360" w:lineRule="auto"/>
        <w:rPr>
          <w:rFonts w:ascii="Times New Roman" w:eastAsia="宋体" w:hAnsi="Times New Roman"/>
          <w:sz w:val="24"/>
          <w:szCs w:val="24"/>
        </w:rPr>
      </w:pPr>
      <w:bookmarkStart w:id="1193" w:name="_Ref179408382"/>
      <w:r w:rsidRPr="001403FA">
        <w:rPr>
          <w:rFonts w:ascii="Times New Roman" w:eastAsia="宋体" w:hAnsi="Times New Roman"/>
          <w:sz w:val="24"/>
          <w:szCs w:val="24"/>
        </w:rPr>
        <w:t>Pekar A, Jozsa R. Evaluating ML-Based Anomaly Detection Across Datasets of Varied Integrity: A Case Study[J]. arXiv preprint arXiv:2401.16843, 2024.</w:t>
      </w:r>
      <w:bookmarkEnd w:id="1193"/>
    </w:p>
    <w:p w14:paraId="24361BE6" w14:textId="77777777" w:rsidR="00885F95" w:rsidRDefault="001F2930" w:rsidP="00641F82">
      <w:pPr>
        <w:pStyle w:val="a9"/>
        <w:numPr>
          <w:ilvl w:val="0"/>
          <w:numId w:val="1"/>
        </w:numPr>
        <w:spacing w:line="360" w:lineRule="auto"/>
        <w:rPr>
          <w:rFonts w:ascii="Times New Roman" w:eastAsia="宋体" w:hAnsi="Times New Roman"/>
          <w:sz w:val="24"/>
          <w:szCs w:val="24"/>
        </w:rPr>
      </w:pPr>
      <w:bookmarkStart w:id="1194" w:name="_Ref179481642"/>
      <w:r w:rsidRPr="001F2930">
        <w:rPr>
          <w:rFonts w:ascii="Times New Roman" w:eastAsia="宋体" w:hAnsi="Times New Roman"/>
          <w:sz w:val="24"/>
          <w:szCs w:val="24"/>
        </w:rPr>
        <w:t>Vaswani A. Attention is all you need[J]. Advances in Neural Information Processing Systems, 2017.</w:t>
      </w:r>
      <w:bookmarkEnd w:id="1194"/>
    </w:p>
    <w:p w14:paraId="4AD9142E" w14:textId="77777777" w:rsidR="000B33FA" w:rsidRPr="00820DE5" w:rsidRDefault="000B33FA" w:rsidP="000B33FA">
      <w:pPr>
        <w:pStyle w:val="a9"/>
        <w:numPr>
          <w:ilvl w:val="0"/>
          <w:numId w:val="1"/>
        </w:numPr>
        <w:spacing w:line="360" w:lineRule="auto"/>
        <w:rPr>
          <w:rFonts w:ascii="Times New Roman" w:eastAsia="宋体" w:hAnsi="Times New Roman"/>
          <w:sz w:val="24"/>
          <w:szCs w:val="24"/>
        </w:rPr>
      </w:pPr>
      <w:bookmarkStart w:id="1195" w:name="_Ref179387229"/>
      <w:r w:rsidRPr="001403FA">
        <w:rPr>
          <w:rFonts w:ascii="Times New Roman" w:eastAsia="宋体" w:hAnsi="Times New Roman"/>
          <w:sz w:val="24"/>
          <w:szCs w:val="24"/>
        </w:rPr>
        <w:t>de Vos I M A, Boogerd G L, Fennema M D, et al. Comparing in context: Improving cosine similarity measures with a metric tensor[J]. arXiv preprint arXiv:2203.14996, 2022.</w:t>
      </w:r>
      <w:bookmarkEnd w:id="1195"/>
    </w:p>
    <w:p w14:paraId="04E80973" w14:textId="77777777" w:rsidR="000B33FA" w:rsidRPr="000B33FA" w:rsidRDefault="000B33FA" w:rsidP="000B33FA">
      <w:pPr>
        <w:spacing w:line="360" w:lineRule="auto"/>
        <w:rPr>
          <w:rFonts w:ascii="Times New Roman" w:eastAsia="宋体" w:hAnsi="Times New Roman"/>
          <w:sz w:val="24"/>
          <w:szCs w:val="24"/>
        </w:rPr>
      </w:pPr>
    </w:p>
    <w:p w14:paraId="54BF20FF" w14:textId="77777777" w:rsidR="001F2930" w:rsidRPr="0075016A" w:rsidRDefault="001F2930" w:rsidP="0075016A">
      <w:pPr>
        <w:spacing w:line="360" w:lineRule="auto"/>
        <w:rPr>
          <w:rFonts w:ascii="Times New Roman" w:eastAsia="宋体" w:hAnsi="Times New Roman"/>
          <w:sz w:val="24"/>
          <w:szCs w:val="24"/>
        </w:rPr>
      </w:pPr>
    </w:p>
    <w:p w14:paraId="4361B486" w14:textId="77777777" w:rsidR="00641F82" w:rsidRPr="001403FA" w:rsidRDefault="00641F82" w:rsidP="00641F82">
      <w:pPr>
        <w:spacing w:line="360" w:lineRule="auto"/>
        <w:rPr>
          <w:rFonts w:ascii="Times New Roman" w:eastAsia="宋体" w:hAnsi="Times New Roman"/>
          <w:sz w:val="24"/>
          <w:szCs w:val="24"/>
        </w:rPr>
      </w:pPr>
    </w:p>
    <w:sectPr w:rsidR="00641F82" w:rsidRPr="00140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7CEB07" w14:textId="77777777" w:rsidR="00FD4A06" w:rsidRDefault="00FD4A06" w:rsidP="000431EE">
      <w:r>
        <w:separator/>
      </w:r>
    </w:p>
  </w:endnote>
  <w:endnote w:type="continuationSeparator" w:id="0">
    <w:p w14:paraId="1AF6BCC0" w14:textId="77777777" w:rsidR="00FD4A06" w:rsidRDefault="00FD4A06" w:rsidP="00043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6D2C93" w14:textId="77777777" w:rsidR="00FD4A06" w:rsidRDefault="00FD4A06" w:rsidP="000431EE">
      <w:r>
        <w:separator/>
      </w:r>
    </w:p>
  </w:footnote>
  <w:footnote w:type="continuationSeparator" w:id="0">
    <w:p w14:paraId="3A1D589C" w14:textId="77777777" w:rsidR="00FD4A06" w:rsidRDefault="00FD4A06" w:rsidP="000431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68A"/>
    <w:multiLevelType w:val="hybridMultilevel"/>
    <w:tmpl w:val="CE9A6384"/>
    <w:lvl w:ilvl="0" w:tplc="94865BAC">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7E7C83"/>
    <w:multiLevelType w:val="hybridMultilevel"/>
    <w:tmpl w:val="E884C4AA"/>
    <w:lvl w:ilvl="0" w:tplc="1278EE8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884762"/>
    <w:multiLevelType w:val="hybridMultilevel"/>
    <w:tmpl w:val="9E9EC1EA"/>
    <w:lvl w:ilvl="0" w:tplc="A0962F86">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616E29"/>
    <w:multiLevelType w:val="hybridMultilevel"/>
    <w:tmpl w:val="4502D606"/>
    <w:lvl w:ilvl="0" w:tplc="4F8C0016">
      <w:start w:val="1"/>
      <w:numFmt w:val="japaneseCounting"/>
      <w:lvlText w:val="第%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5CF5516"/>
    <w:multiLevelType w:val="hybridMultilevel"/>
    <w:tmpl w:val="FBD80FE4"/>
    <w:lvl w:ilvl="0" w:tplc="F7DEA2A6">
      <w:start w:val="1"/>
      <w:numFmt w:val="decimal"/>
      <w:lvlText w:val="3.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08A1DD0"/>
    <w:multiLevelType w:val="multilevel"/>
    <w:tmpl w:val="937EC81C"/>
    <w:lvl w:ilvl="0">
      <w:start w:val="1"/>
      <w:numFmt w:val="decimal"/>
      <w:lvlText w:val="%1"/>
      <w:lvlJc w:val="left"/>
      <w:pPr>
        <w:ind w:left="440" w:hanging="440"/>
      </w:pPr>
      <w:rPr>
        <w:rFonts w:hint="eastAsia"/>
        <w:color w:val="auto"/>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682977292">
    <w:abstractNumId w:val="1"/>
  </w:num>
  <w:num w:numId="2" w16cid:durableId="1603685027">
    <w:abstractNumId w:val="5"/>
  </w:num>
  <w:num w:numId="3" w16cid:durableId="139808053">
    <w:abstractNumId w:val="2"/>
  </w:num>
  <w:num w:numId="4" w16cid:durableId="671101479">
    <w:abstractNumId w:val="0"/>
  </w:num>
  <w:num w:numId="5" w16cid:durableId="1306163172">
    <w:abstractNumId w:val="4"/>
  </w:num>
  <w:num w:numId="6" w16cid:durableId="117153099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m Xie (RD-AS)">
    <w15:presenceInfo w15:providerId="AD" w15:userId="S::jim_xie@trendmicro.com::4c33e8b3-8dc0-4e8a-9956-52b61c92f7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trackRevisions/>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F2"/>
    <w:rsid w:val="0000349B"/>
    <w:rsid w:val="000047DE"/>
    <w:rsid w:val="0000680A"/>
    <w:rsid w:val="00006F2B"/>
    <w:rsid w:val="000078F4"/>
    <w:rsid w:val="00013550"/>
    <w:rsid w:val="0002338A"/>
    <w:rsid w:val="00023841"/>
    <w:rsid w:val="00024067"/>
    <w:rsid w:val="000431EE"/>
    <w:rsid w:val="00051EA4"/>
    <w:rsid w:val="00060AAA"/>
    <w:rsid w:val="000626BF"/>
    <w:rsid w:val="00076BB4"/>
    <w:rsid w:val="00083022"/>
    <w:rsid w:val="00084C82"/>
    <w:rsid w:val="00092E80"/>
    <w:rsid w:val="000B0AD9"/>
    <w:rsid w:val="000B165F"/>
    <w:rsid w:val="000B3138"/>
    <w:rsid w:val="000B33FA"/>
    <w:rsid w:val="000C2A72"/>
    <w:rsid w:val="000D3ECB"/>
    <w:rsid w:val="000D461F"/>
    <w:rsid w:val="000D7305"/>
    <w:rsid w:val="000E02AE"/>
    <w:rsid w:val="000E24DB"/>
    <w:rsid w:val="000F49A3"/>
    <w:rsid w:val="000F5CE7"/>
    <w:rsid w:val="00102C38"/>
    <w:rsid w:val="00106BA1"/>
    <w:rsid w:val="00115F5F"/>
    <w:rsid w:val="0011725D"/>
    <w:rsid w:val="00122D08"/>
    <w:rsid w:val="00136764"/>
    <w:rsid w:val="001403FA"/>
    <w:rsid w:val="001446BC"/>
    <w:rsid w:val="00144903"/>
    <w:rsid w:val="00150058"/>
    <w:rsid w:val="00162AA1"/>
    <w:rsid w:val="00162C70"/>
    <w:rsid w:val="00166B43"/>
    <w:rsid w:val="00171AB5"/>
    <w:rsid w:val="00183364"/>
    <w:rsid w:val="00193760"/>
    <w:rsid w:val="001938E2"/>
    <w:rsid w:val="00196A56"/>
    <w:rsid w:val="001C001F"/>
    <w:rsid w:val="001C4298"/>
    <w:rsid w:val="001C52B5"/>
    <w:rsid w:val="001C65B2"/>
    <w:rsid w:val="001D1117"/>
    <w:rsid w:val="001D7EB4"/>
    <w:rsid w:val="001E00C5"/>
    <w:rsid w:val="001E2891"/>
    <w:rsid w:val="001E36E5"/>
    <w:rsid w:val="001E5ECA"/>
    <w:rsid w:val="001F0038"/>
    <w:rsid w:val="001F2930"/>
    <w:rsid w:val="00200D78"/>
    <w:rsid w:val="00201A69"/>
    <w:rsid w:val="00221CC7"/>
    <w:rsid w:val="002269DE"/>
    <w:rsid w:val="00226AB9"/>
    <w:rsid w:val="00226E93"/>
    <w:rsid w:val="00227AC9"/>
    <w:rsid w:val="00236605"/>
    <w:rsid w:val="00236A11"/>
    <w:rsid w:val="00242B7C"/>
    <w:rsid w:val="00245ED6"/>
    <w:rsid w:val="00246A80"/>
    <w:rsid w:val="002471F5"/>
    <w:rsid w:val="00260F96"/>
    <w:rsid w:val="00262B91"/>
    <w:rsid w:val="002632EB"/>
    <w:rsid w:val="00263835"/>
    <w:rsid w:val="00271DDC"/>
    <w:rsid w:val="00275007"/>
    <w:rsid w:val="002823DB"/>
    <w:rsid w:val="00285CF4"/>
    <w:rsid w:val="002955CA"/>
    <w:rsid w:val="00296565"/>
    <w:rsid w:val="00297E29"/>
    <w:rsid w:val="002A42D9"/>
    <w:rsid w:val="002B1E91"/>
    <w:rsid w:val="002B2310"/>
    <w:rsid w:val="002B71CC"/>
    <w:rsid w:val="002C4BB2"/>
    <w:rsid w:val="002D2FE8"/>
    <w:rsid w:val="002E37DA"/>
    <w:rsid w:val="002F1779"/>
    <w:rsid w:val="002F7219"/>
    <w:rsid w:val="002F7AA6"/>
    <w:rsid w:val="00300B3C"/>
    <w:rsid w:val="00307EA4"/>
    <w:rsid w:val="00312E67"/>
    <w:rsid w:val="003233F8"/>
    <w:rsid w:val="00327DF6"/>
    <w:rsid w:val="00331596"/>
    <w:rsid w:val="00331805"/>
    <w:rsid w:val="0033354E"/>
    <w:rsid w:val="00333839"/>
    <w:rsid w:val="00333C95"/>
    <w:rsid w:val="00335A12"/>
    <w:rsid w:val="00337330"/>
    <w:rsid w:val="003404A2"/>
    <w:rsid w:val="00340EBD"/>
    <w:rsid w:val="003455CC"/>
    <w:rsid w:val="00350D6E"/>
    <w:rsid w:val="00354EE5"/>
    <w:rsid w:val="0037349B"/>
    <w:rsid w:val="00373B3A"/>
    <w:rsid w:val="003776E6"/>
    <w:rsid w:val="00377779"/>
    <w:rsid w:val="00382B6B"/>
    <w:rsid w:val="00394400"/>
    <w:rsid w:val="003A05F5"/>
    <w:rsid w:val="003A1FA5"/>
    <w:rsid w:val="003A770E"/>
    <w:rsid w:val="003D6A98"/>
    <w:rsid w:val="003D6EC0"/>
    <w:rsid w:val="003E511E"/>
    <w:rsid w:val="003E7A9B"/>
    <w:rsid w:val="003E7D87"/>
    <w:rsid w:val="004071FD"/>
    <w:rsid w:val="004103EA"/>
    <w:rsid w:val="0041205C"/>
    <w:rsid w:val="00416149"/>
    <w:rsid w:val="004211E7"/>
    <w:rsid w:val="00425A4E"/>
    <w:rsid w:val="0042788F"/>
    <w:rsid w:val="0043756B"/>
    <w:rsid w:val="004453DD"/>
    <w:rsid w:val="00446EE3"/>
    <w:rsid w:val="00456869"/>
    <w:rsid w:val="00461518"/>
    <w:rsid w:val="00465FCF"/>
    <w:rsid w:val="00467D9F"/>
    <w:rsid w:val="00472422"/>
    <w:rsid w:val="0047625A"/>
    <w:rsid w:val="00482760"/>
    <w:rsid w:val="0048428B"/>
    <w:rsid w:val="00490652"/>
    <w:rsid w:val="0049430B"/>
    <w:rsid w:val="00495DE8"/>
    <w:rsid w:val="004A0085"/>
    <w:rsid w:val="004A4B24"/>
    <w:rsid w:val="004A5C54"/>
    <w:rsid w:val="004C5EEB"/>
    <w:rsid w:val="004C6686"/>
    <w:rsid w:val="004E0921"/>
    <w:rsid w:val="00500490"/>
    <w:rsid w:val="00514761"/>
    <w:rsid w:val="00520C97"/>
    <w:rsid w:val="00524E8E"/>
    <w:rsid w:val="00526B96"/>
    <w:rsid w:val="00527ADA"/>
    <w:rsid w:val="005320A6"/>
    <w:rsid w:val="0053262C"/>
    <w:rsid w:val="00533063"/>
    <w:rsid w:val="00542538"/>
    <w:rsid w:val="005439FA"/>
    <w:rsid w:val="00554A3D"/>
    <w:rsid w:val="005562E0"/>
    <w:rsid w:val="00561A52"/>
    <w:rsid w:val="0057084F"/>
    <w:rsid w:val="0057690E"/>
    <w:rsid w:val="005923B8"/>
    <w:rsid w:val="00592C3D"/>
    <w:rsid w:val="005935BD"/>
    <w:rsid w:val="00595F5E"/>
    <w:rsid w:val="00597C66"/>
    <w:rsid w:val="005A3619"/>
    <w:rsid w:val="005B660C"/>
    <w:rsid w:val="005C14E0"/>
    <w:rsid w:val="005D15F6"/>
    <w:rsid w:val="005D3792"/>
    <w:rsid w:val="005E3C89"/>
    <w:rsid w:val="005F1008"/>
    <w:rsid w:val="00606745"/>
    <w:rsid w:val="00606DC7"/>
    <w:rsid w:val="00607CC1"/>
    <w:rsid w:val="00626E40"/>
    <w:rsid w:val="006337D7"/>
    <w:rsid w:val="00634975"/>
    <w:rsid w:val="00636E56"/>
    <w:rsid w:val="00641F82"/>
    <w:rsid w:val="00645996"/>
    <w:rsid w:val="00646242"/>
    <w:rsid w:val="0065078A"/>
    <w:rsid w:val="00657E37"/>
    <w:rsid w:val="0066375F"/>
    <w:rsid w:val="00670A00"/>
    <w:rsid w:val="00675B09"/>
    <w:rsid w:val="00681C7E"/>
    <w:rsid w:val="006875C8"/>
    <w:rsid w:val="00695020"/>
    <w:rsid w:val="00696EC1"/>
    <w:rsid w:val="006A0A50"/>
    <w:rsid w:val="006A3099"/>
    <w:rsid w:val="006A4977"/>
    <w:rsid w:val="006A5223"/>
    <w:rsid w:val="006B11AF"/>
    <w:rsid w:val="006B38FB"/>
    <w:rsid w:val="006B6760"/>
    <w:rsid w:val="006C1977"/>
    <w:rsid w:val="006C46FF"/>
    <w:rsid w:val="006D156C"/>
    <w:rsid w:val="006E1A93"/>
    <w:rsid w:val="006E3940"/>
    <w:rsid w:val="006E3EB9"/>
    <w:rsid w:val="006F423E"/>
    <w:rsid w:val="006F5764"/>
    <w:rsid w:val="0070093F"/>
    <w:rsid w:val="007045A5"/>
    <w:rsid w:val="00704FB3"/>
    <w:rsid w:val="00705CB4"/>
    <w:rsid w:val="00706B4D"/>
    <w:rsid w:val="007105F9"/>
    <w:rsid w:val="00714685"/>
    <w:rsid w:val="00715622"/>
    <w:rsid w:val="00716F7F"/>
    <w:rsid w:val="007239E9"/>
    <w:rsid w:val="0072429A"/>
    <w:rsid w:val="00730432"/>
    <w:rsid w:val="00733A7E"/>
    <w:rsid w:val="00734A2E"/>
    <w:rsid w:val="00735EEB"/>
    <w:rsid w:val="0074136F"/>
    <w:rsid w:val="0075016A"/>
    <w:rsid w:val="00750535"/>
    <w:rsid w:val="0075120C"/>
    <w:rsid w:val="00753A57"/>
    <w:rsid w:val="00756083"/>
    <w:rsid w:val="00756C3A"/>
    <w:rsid w:val="00773495"/>
    <w:rsid w:val="00777F0F"/>
    <w:rsid w:val="00782792"/>
    <w:rsid w:val="00786AD9"/>
    <w:rsid w:val="00790781"/>
    <w:rsid w:val="007918F3"/>
    <w:rsid w:val="0079227E"/>
    <w:rsid w:val="007971C4"/>
    <w:rsid w:val="007A3C5F"/>
    <w:rsid w:val="007A4457"/>
    <w:rsid w:val="007B5026"/>
    <w:rsid w:val="007B7599"/>
    <w:rsid w:val="007C0252"/>
    <w:rsid w:val="007C19A7"/>
    <w:rsid w:val="007C4C0D"/>
    <w:rsid w:val="007C6FD7"/>
    <w:rsid w:val="007D2D3C"/>
    <w:rsid w:val="007D69D0"/>
    <w:rsid w:val="007E5CD6"/>
    <w:rsid w:val="007F66F4"/>
    <w:rsid w:val="00820DE5"/>
    <w:rsid w:val="008346E3"/>
    <w:rsid w:val="00835ADD"/>
    <w:rsid w:val="00836523"/>
    <w:rsid w:val="00836F77"/>
    <w:rsid w:val="008612C0"/>
    <w:rsid w:val="00862C74"/>
    <w:rsid w:val="00864903"/>
    <w:rsid w:val="008729CB"/>
    <w:rsid w:val="00876C09"/>
    <w:rsid w:val="008815CA"/>
    <w:rsid w:val="0088399E"/>
    <w:rsid w:val="0088417B"/>
    <w:rsid w:val="00885F95"/>
    <w:rsid w:val="00886AFD"/>
    <w:rsid w:val="008A2EDA"/>
    <w:rsid w:val="008A4D41"/>
    <w:rsid w:val="008C33A7"/>
    <w:rsid w:val="008C459C"/>
    <w:rsid w:val="008D349A"/>
    <w:rsid w:val="008D752B"/>
    <w:rsid w:val="008E60AD"/>
    <w:rsid w:val="008F0C68"/>
    <w:rsid w:val="008F7D65"/>
    <w:rsid w:val="009031F8"/>
    <w:rsid w:val="00904EEF"/>
    <w:rsid w:val="0090503F"/>
    <w:rsid w:val="009071F1"/>
    <w:rsid w:val="00911898"/>
    <w:rsid w:val="00912A38"/>
    <w:rsid w:val="0091576C"/>
    <w:rsid w:val="00916608"/>
    <w:rsid w:val="009231B9"/>
    <w:rsid w:val="00924E07"/>
    <w:rsid w:val="009277BD"/>
    <w:rsid w:val="009340D7"/>
    <w:rsid w:val="00943AEA"/>
    <w:rsid w:val="0094639B"/>
    <w:rsid w:val="00953FCD"/>
    <w:rsid w:val="009619A9"/>
    <w:rsid w:val="009760AA"/>
    <w:rsid w:val="00977C22"/>
    <w:rsid w:val="00986C07"/>
    <w:rsid w:val="009923E8"/>
    <w:rsid w:val="00992599"/>
    <w:rsid w:val="00992D1A"/>
    <w:rsid w:val="00995F64"/>
    <w:rsid w:val="009A0328"/>
    <w:rsid w:val="009B0BA9"/>
    <w:rsid w:val="009C71F9"/>
    <w:rsid w:val="009D0076"/>
    <w:rsid w:val="009D2B12"/>
    <w:rsid w:val="009D6702"/>
    <w:rsid w:val="009E0599"/>
    <w:rsid w:val="009E09B3"/>
    <w:rsid w:val="009E33A2"/>
    <w:rsid w:val="009E5316"/>
    <w:rsid w:val="009F0470"/>
    <w:rsid w:val="009F1654"/>
    <w:rsid w:val="009F1BEE"/>
    <w:rsid w:val="00A029B6"/>
    <w:rsid w:val="00A12A6A"/>
    <w:rsid w:val="00A1534E"/>
    <w:rsid w:val="00A17802"/>
    <w:rsid w:val="00A3120B"/>
    <w:rsid w:val="00A475C1"/>
    <w:rsid w:val="00A60FDD"/>
    <w:rsid w:val="00A84A57"/>
    <w:rsid w:val="00A8505D"/>
    <w:rsid w:val="00A85910"/>
    <w:rsid w:val="00A95973"/>
    <w:rsid w:val="00A9614A"/>
    <w:rsid w:val="00AB692A"/>
    <w:rsid w:val="00AC22A5"/>
    <w:rsid w:val="00AC3D8C"/>
    <w:rsid w:val="00AC3E8F"/>
    <w:rsid w:val="00AC48D1"/>
    <w:rsid w:val="00AC7086"/>
    <w:rsid w:val="00AC7B7A"/>
    <w:rsid w:val="00AD00B1"/>
    <w:rsid w:val="00AD076E"/>
    <w:rsid w:val="00AD6FC8"/>
    <w:rsid w:val="00AE1A07"/>
    <w:rsid w:val="00AE3201"/>
    <w:rsid w:val="00AE7A23"/>
    <w:rsid w:val="00AF3EAA"/>
    <w:rsid w:val="00AF696B"/>
    <w:rsid w:val="00AF6C7D"/>
    <w:rsid w:val="00B00AA1"/>
    <w:rsid w:val="00B01828"/>
    <w:rsid w:val="00B03D40"/>
    <w:rsid w:val="00B0406E"/>
    <w:rsid w:val="00B046F8"/>
    <w:rsid w:val="00B05E77"/>
    <w:rsid w:val="00B111C6"/>
    <w:rsid w:val="00B15147"/>
    <w:rsid w:val="00B220E1"/>
    <w:rsid w:val="00B24763"/>
    <w:rsid w:val="00B25967"/>
    <w:rsid w:val="00B2696C"/>
    <w:rsid w:val="00B3257E"/>
    <w:rsid w:val="00B3780E"/>
    <w:rsid w:val="00B420EC"/>
    <w:rsid w:val="00B42F64"/>
    <w:rsid w:val="00B44142"/>
    <w:rsid w:val="00B53FA4"/>
    <w:rsid w:val="00B63FD7"/>
    <w:rsid w:val="00B645A1"/>
    <w:rsid w:val="00B70F48"/>
    <w:rsid w:val="00B77373"/>
    <w:rsid w:val="00B8513B"/>
    <w:rsid w:val="00B918A6"/>
    <w:rsid w:val="00BA2CF6"/>
    <w:rsid w:val="00BA2E5D"/>
    <w:rsid w:val="00BB0C37"/>
    <w:rsid w:val="00BB33AC"/>
    <w:rsid w:val="00BB51C1"/>
    <w:rsid w:val="00BB5369"/>
    <w:rsid w:val="00BB6F02"/>
    <w:rsid w:val="00BD6A86"/>
    <w:rsid w:val="00BE5A3C"/>
    <w:rsid w:val="00BF061D"/>
    <w:rsid w:val="00BF1EE9"/>
    <w:rsid w:val="00BF3BE4"/>
    <w:rsid w:val="00BF3DA3"/>
    <w:rsid w:val="00BF3F00"/>
    <w:rsid w:val="00BF44CF"/>
    <w:rsid w:val="00BF486F"/>
    <w:rsid w:val="00BF5435"/>
    <w:rsid w:val="00BF68FE"/>
    <w:rsid w:val="00C020EE"/>
    <w:rsid w:val="00C05BEA"/>
    <w:rsid w:val="00C1039A"/>
    <w:rsid w:val="00C149CF"/>
    <w:rsid w:val="00C153F7"/>
    <w:rsid w:val="00C1633C"/>
    <w:rsid w:val="00C23542"/>
    <w:rsid w:val="00C27F64"/>
    <w:rsid w:val="00C474EA"/>
    <w:rsid w:val="00C51E53"/>
    <w:rsid w:val="00C532C5"/>
    <w:rsid w:val="00C55378"/>
    <w:rsid w:val="00C566DD"/>
    <w:rsid w:val="00C579E8"/>
    <w:rsid w:val="00C65406"/>
    <w:rsid w:val="00C83B86"/>
    <w:rsid w:val="00C97BA4"/>
    <w:rsid w:val="00CA32BA"/>
    <w:rsid w:val="00CB2005"/>
    <w:rsid w:val="00CD1C0E"/>
    <w:rsid w:val="00CD5D78"/>
    <w:rsid w:val="00CE751B"/>
    <w:rsid w:val="00D05FAB"/>
    <w:rsid w:val="00D120F9"/>
    <w:rsid w:val="00D27E9B"/>
    <w:rsid w:val="00D30149"/>
    <w:rsid w:val="00D319BB"/>
    <w:rsid w:val="00D36619"/>
    <w:rsid w:val="00D46738"/>
    <w:rsid w:val="00D50063"/>
    <w:rsid w:val="00D70ED3"/>
    <w:rsid w:val="00D73E83"/>
    <w:rsid w:val="00D74A7A"/>
    <w:rsid w:val="00D819EF"/>
    <w:rsid w:val="00D83566"/>
    <w:rsid w:val="00D8744B"/>
    <w:rsid w:val="00D878F0"/>
    <w:rsid w:val="00D94FCC"/>
    <w:rsid w:val="00D953A5"/>
    <w:rsid w:val="00DA3A98"/>
    <w:rsid w:val="00DA73D8"/>
    <w:rsid w:val="00DB1900"/>
    <w:rsid w:val="00DB45D5"/>
    <w:rsid w:val="00DB4A7E"/>
    <w:rsid w:val="00DC0153"/>
    <w:rsid w:val="00DC17EB"/>
    <w:rsid w:val="00DC36D3"/>
    <w:rsid w:val="00DD0E27"/>
    <w:rsid w:val="00DD4F6A"/>
    <w:rsid w:val="00DE0A7D"/>
    <w:rsid w:val="00DE60A0"/>
    <w:rsid w:val="00DF002D"/>
    <w:rsid w:val="00DF69EA"/>
    <w:rsid w:val="00E00B9C"/>
    <w:rsid w:val="00E056C2"/>
    <w:rsid w:val="00E06E57"/>
    <w:rsid w:val="00E10BF2"/>
    <w:rsid w:val="00E11252"/>
    <w:rsid w:val="00E13010"/>
    <w:rsid w:val="00E17643"/>
    <w:rsid w:val="00E17AA4"/>
    <w:rsid w:val="00E24ED2"/>
    <w:rsid w:val="00E27AD6"/>
    <w:rsid w:val="00E40AA3"/>
    <w:rsid w:val="00E41538"/>
    <w:rsid w:val="00E41CCD"/>
    <w:rsid w:val="00E521E3"/>
    <w:rsid w:val="00E549C7"/>
    <w:rsid w:val="00E54DD8"/>
    <w:rsid w:val="00E55751"/>
    <w:rsid w:val="00E60997"/>
    <w:rsid w:val="00E728D8"/>
    <w:rsid w:val="00E76A65"/>
    <w:rsid w:val="00E815C7"/>
    <w:rsid w:val="00E82F59"/>
    <w:rsid w:val="00E91B0C"/>
    <w:rsid w:val="00E96DFD"/>
    <w:rsid w:val="00E9714B"/>
    <w:rsid w:val="00EB2D32"/>
    <w:rsid w:val="00EB34E5"/>
    <w:rsid w:val="00EB378B"/>
    <w:rsid w:val="00EB702E"/>
    <w:rsid w:val="00EC0821"/>
    <w:rsid w:val="00EC20F1"/>
    <w:rsid w:val="00EC72E7"/>
    <w:rsid w:val="00ED620B"/>
    <w:rsid w:val="00ED7212"/>
    <w:rsid w:val="00EE2CAD"/>
    <w:rsid w:val="00F00424"/>
    <w:rsid w:val="00F009F6"/>
    <w:rsid w:val="00F00B4C"/>
    <w:rsid w:val="00F01383"/>
    <w:rsid w:val="00F05147"/>
    <w:rsid w:val="00F06E2C"/>
    <w:rsid w:val="00F07408"/>
    <w:rsid w:val="00F1022C"/>
    <w:rsid w:val="00F11520"/>
    <w:rsid w:val="00F12592"/>
    <w:rsid w:val="00F25A6D"/>
    <w:rsid w:val="00F26E0B"/>
    <w:rsid w:val="00F42144"/>
    <w:rsid w:val="00F461F0"/>
    <w:rsid w:val="00F521E1"/>
    <w:rsid w:val="00F6143E"/>
    <w:rsid w:val="00F62F44"/>
    <w:rsid w:val="00F6414A"/>
    <w:rsid w:val="00F67ACA"/>
    <w:rsid w:val="00F7719D"/>
    <w:rsid w:val="00F85A58"/>
    <w:rsid w:val="00F85B0A"/>
    <w:rsid w:val="00F86E81"/>
    <w:rsid w:val="00F86EDA"/>
    <w:rsid w:val="00FB420C"/>
    <w:rsid w:val="00FC615E"/>
    <w:rsid w:val="00FC7999"/>
    <w:rsid w:val="00FD1B31"/>
    <w:rsid w:val="00FD4A06"/>
    <w:rsid w:val="00FD7F7A"/>
    <w:rsid w:val="00FE696A"/>
    <w:rsid w:val="00FF2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B9728"/>
  <w15:chartTrackingRefBased/>
  <w15:docId w15:val="{CC67E80F-64F0-9440-954B-11096C2E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55CC"/>
    <w:pPr>
      <w:widowControl w:val="0"/>
      <w:jc w:val="both"/>
    </w:pPr>
    <w:rPr>
      <w:kern w:val="2"/>
      <w:sz w:val="21"/>
      <w:szCs w:val="22"/>
    </w:rPr>
  </w:style>
  <w:style w:type="paragraph" w:styleId="1">
    <w:name w:val="heading 1"/>
    <w:basedOn w:val="a"/>
    <w:next w:val="a"/>
    <w:link w:val="10"/>
    <w:uiPriority w:val="9"/>
    <w:qFormat/>
    <w:rsid w:val="00E10BF2"/>
    <w:pPr>
      <w:keepNext/>
      <w:keepLines/>
      <w:spacing w:before="480" w:after="80"/>
      <w:outlineLvl w:val="0"/>
    </w:pPr>
    <w:rPr>
      <w:rFonts w:ascii="等线 Light" w:eastAsia="等线 Light" w:hAnsi="等线 Light"/>
      <w:color w:val="0F4761"/>
      <w:sz w:val="48"/>
      <w:szCs w:val="48"/>
    </w:rPr>
  </w:style>
  <w:style w:type="paragraph" w:styleId="2">
    <w:name w:val="heading 2"/>
    <w:basedOn w:val="a"/>
    <w:next w:val="a"/>
    <w:link w:val="20"/>
    <w:uiPriority w:val="9"/>
    <w:semiHidden/>
    <w:unhideWhenUsed/>
    <w:qFormat/>
    <w:rsid w:val="00E10BF2"/>
    <w:pPr>
      <w:keepNext/>
      <w:keepLines/>
      <w:spacing w:before="160" w:after="80"/>
      <w:outlineLvl w:val="1"/>
    </w:pPr>
    <w:rPr>
      <w:rFonts w:ascii="等线 Light" w:eastAsia="等线 Light" w:hAnsi="等线 Light"/>
      <w:color w:val="0F4761"/>
      <w:sz w:val="40"/>
      <w:szCs w:val="40"/>
    </w:rPr>
  </w:style>
  <w:style w:type="paragraph" w:styleId="3">
    <w:name w:val="heading 3"/>
    <w:basedOn w:val="a"/>
    <w:next w:val="a"/>
    <w:link w:val="30"/>
    <w:uiPriority w:val="9"/>
    <w:unhideWhenUsed/>
    <w:qFormat/>
    <w:rsid w:val="00E10BF2"/>
    <w:pPr>
      <w:keepNext/>
      <w:keepLines/>
      <w:spacing w:before="160" w:after="80"/>
      <w:outlineLvl w:val="2"/>
    </w:pPr>
    <w:rPr>
      <w:rFonts w:ascii="等线 Light" w:eastAsia="等线 Light" w:hAnsi="等线 Light"/>
      <w:color w:val="0F4761"/>
      <w:sz w:val="32"/>
      <w:szCs w:val="32"/>
    </w:rPr>
  </w:style>
  <w:style w:type="paragraph" w:styleId="4">
    <w:name w:val="heading 4"/>
    <w:basedOn w:val="a"/>
    <w:next w:val="a"/>
    <w:link w:val="40"/>
    <w:uiPriority w:val="9"/>
    <w:semiHidden/>
    <w:unhideWhenUsed/>
    <w:qFormat/>
    <w:rsid w:val="00E10BF2"/>
    <w:pPr>
      <w:keepNext/>
      <w:keepLines/>
      <w:spacing w:before="80" w:after="40"/>
      <w:outlineLvl w:val="3"/>
    </w:pPr>
    <w:rPr>
      <w:color w:val="0F4761"/>
      <w:sz w:val="28"/>
      <w:szCs w:val="28"/>
    </w:rPr>
  </w:style>
  <w:style w:type="paragraph" w:styleId="5">
    <w:name w:val="heading 5"/>
    <w:basedOn w:val="a"/>
    <w:next w:val="a"/>
    <w:link w:val="50"/>
    <w:uiPriority w:val="9"/>
    <w:semiHidden/>
    <w:unhideWhenUsed/>
    <w:qFormat/>
    <w:rsid w:val="00E10BF2"/>
    <w:pPr>
      <w:keepNext/>
      <w:keepLines/>
      <w:spacing w:before="80" w:after="40"/>
      <w:outlineLvl w:val="4"/>
    </w:pPr>
    <w:rPr>
      <w:color w:val="0F4761"/>
      <w:sz w:val="24"/>
      <w:szCs w:val="24"/>
    </w:rPr>
  </w:style>
  <w:style w:type="paragraph" w:styleId="6">
    <w:name w:val="heading 6"/>
    <w:basedOn w:val="a"/>
    <w:next w:val="a"/>
    <w:link w:val="60"/>
    <w:uiPriority w:val="9"/>
    <w:semiHidden/>
    <w:unhideWhenUsed/>
    <w:qFormat/>
    <w:rsid w:val="00E10BF2"/>
    <w:pPr>
      <w:keepNext/>
      <w:keepLines/>
      <w:spacing w:before="40"/>
      <w:outlineLvl w:val="5"/>
    </w:pPr>
    <w:rPr>
      <w:b/>
      <w:bCs/>
      <w:color w:val="0F4761"/>
    </w:rPr>
  </w:style>
  <w:style w:type="paragraph" w:styleId="7">
    <w:name w:val="heading 7"/>
    <w:basedOn w:val="a"/>
    <w:next w:val="a"/>
    <w:link w:val="70"/>
    <w:uiPriority w:val="9"/>
    <w:semiHidden/>
    <w:unhideWhenUsed/>
    <w:qFormat/>
    <w:rsid w:val="00E10BF2"/>
    <w:pPr>
      <w:keepNext/>
      <w:keepLines/>
      <w:spacing w:before="40"/>
      <w:outlineLvl w:val="6"/>
    </w:pPr>
    <w:rPr>
      <w:b/>
      <w:bCs/>
      <w:color w:val="595959"/>
    </w:rPr>
  </w:style>
  <w:style w:type="paragraph" w:styleId="8">
    <w:name w:val="heading 8"/>
    <w:basedOn w:val="a"/>
    <w:next w:val="a"/>
    <w:link w:val="80"/>
    <w:uiPriority w:val="9"/>
    <w:semiHidden/>
    <w:unhideWhenUsed/>
    <w:qFormat/>
    <w:rsid w:val="00E10BF2"/>
    <w:pPr>
      <w:keepNext/>
      <w:keepLines/>
      <w:outlineLvl w:val="7"/>
    </w:pPr>
    <w:rPr>
      <w:color w:val="595959"/>
    </w:rPr>
  </w:style>
  <w:style w:type="paragraph" w:styleId="9">
    <w:name w:val="heading 9"/>
    <w:basedOn w:val="a"/>
    <w:next w:val="a"/>
    <w:link w:val="90"/>
    <w:uiPriority w:val="9"/>
    <w:semiHidden/>
    <w:unhideWhenUsed/>
    <w:qFormat/>
    <w:rsid w:val="00E10BF2"/>
    <w:pPr>
      <w:keepNext/>
      <w:keepLines/>
      <w:outlineLvl w:val="8"/>
    </w:pPr>
    <w:rPr>
      <w:rFonts w:eastAsia="等线 Light"/>
      <w:color w:val="595959"/>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10BF2"/>
    <w:rPr>
      <w:rFonts w:ascii="等线 Light" w:eastAsia="等线 Light" w:hAnsi="等线 Light" w:cs="Times New Roman"/>
      <w:color w:val="0F4761"/>
      <w:sz w:val="48"/>
      <w:szCs w:val="48"/>
    </w:rPr>
  </w:style>
  <w:style w:type="character" w:customStyle="1" w:styleId="20">
    <w:name w:val="标题 2 字符"/>
    <w:link w:val="2"/>
    <w:uiPriority w:val="9"/>
    <w:semiHidden/>
    <w:rsid w:val="00E10BF2"/>
    <w:rPr>
      <w:rFonts w:ascii="等线 Light" w:eastAsia="等线 Light" w:hAnsi="等线 Light" w:cs="Times New Roman"/>
      <w:color w:val="0F4761"/>
      <w:sz w:val="40"/>
      <w:szCs w:val="40"/>
    </w:rPr>
  </w:style>
  <w:style w:type="character" w:customStyle="1" w:styleId="30">
    <w:name w:val="标题 3 字符"/>
    <w:link w:val="3"/>
    <w:uiPriority w:val="9"/>
    <w:rsid w:val="00E10BF2"/>
    <w:rPr>
      <w:rFonts w:ascii="等线 Light" w:eastAsia="等线 Light" w:hAnsi="等线 Light" w:cs="Times New Roman"/>
      <w:color w:val="0F4761"/>
      <w:sz w:val="32"/>
      <w:szCs w:val="32"/>
    </w:rPr>
  </w:style>
  <w:style w:type="character" w:customStyle="1" w:styleId="40">
    <w:name w:val="标题 4 字符"/>
    <w:link w:val="4"/>
    <w:uiPriority w:val="9"/>
    <w:semiHidden/>
    <w:rsid w:val="00E10BF2"/>
    <w:rPr>
      <w:rFonts w:cs="Times New Roman"/>
      <w:color w:val="0F4761"/>
      <w:sz w:val="28"/>
      <w:szCs w:val="28"/>
    </w:rPr>
  </w:style>
  <w:style w:type="character" w:customStyle="1" w:styleId="50">
    <w:name w:val="标题 5 字符"/>
    <w:link w:val="5"/>
    <w:uiPriority w:val="9"/>
    <w:semiHidden/>
    <w:rsid w:val="00E10BF2"/>
    <w:rPr>
      <w:rFonts w:cs="Times New Roman"/>
      <w:color w:val="0F4761"/>
      <w:sz w:val="24"/>
      <w:szCs w:val="24"/>
    </w:rPr>
  </w:style>
  <w:style w:type="character" w:customStyle="1" w:styleId="60">
    <w:name w:val="标题 6 字符"/>
    <w:link w:val="6"/>
    <w:uiPriority w:val="9"/>
    <w:semiHidden/>
    <w:rsid w:val="00E10BF2"/>
    <w:rPr>
      <w:rFonts w:cs="Times New Roman"/>
      <w:b/>
      <w:bCs/>
      <w:color w:val="0F4761"/>
    </w:rPr>
  </w:style>
  <w:style w:type="character" w:customStyle="1" w:styleId="70">
    <w:name w:val="标题 7 字符"/>
    <w:link w:val="7"/>
    <w:uiPriority w:val="9"/>
    <w:semiHidden/>
    <w:rsid w:val="00E10BF2"/>
    <w:rPr>
      <w:rFonts w:cs="Times New Roman"/>
      <w:b/>
      <w:bCs/>
      <w:color w:val="595959"/>
    </w:rPr>
  </w:style>
  <w:style w:type="character" w:customStyle="1" w:styleId="80">
    <w:name w:val="标题 8 字符"/>
    <w:link w:val="8"/>
    <w:uiPriority w:val="9"/>
    <w:semiHidden/>
    <w:rsid w:val="00E10BF2"/>
    <w:rPr>
      <w:rFonts w:cs="Times New Roman"/>
      <w:color w:val="595959"/>
    </w:rPr>
  </w:style>
  <w:style w:type="character" w:customStyle="1" w:styleId="90">
    <w:name w:val="标题 9 字符"/>
    <w:link w:val="9"/>
    <w:uiPriority w:val="9"/>
    <w:semiHidden/>
    <w:rsid w:val="00E10BF2"/>
    <w:rPr>
      <w:rFonts w:eastAsia="等线 Light" w:cs="Times New Roman"/>
      <w:color w:val="595959"/>
    </w:rPr>
  </w:style>
  <w:style w:type="paragraph" w:styleId="a3">
    <w:name w:val="Title"/>
    <w:basedOn w:val="a"/>
    <w:next w:val="a"/>
    <w:link w:val="a4"/>
    <w:uiPriority w:val="10"/>
    <w:qFormat/>
    <w:rsid w:val="00E10BF2"/>
    <w:pPr>
      <w:spacing w:after="80"/>
      <w:contextualSpacing/>
      <w:jc w:val="center"/>
    </w:pPr>
    <w:rPr>
      <w:rFonts w:ascii="等线 Light" w:eastAsia="等线 Light" w:hAnsi="等线 Light"/>
      <w:spacing w:val="-10"/>
      <w:kern w:val="28"/>
      <w:sz w:val="56"/>
      <w:szCs w:val="56"/>
    </w:rPr>
  </w:style>
  <w:style w:type="character" w:customStyle="1" w:styleId="a4">
    <w:name w:val="标题 字符"/>
    <w:link w:val="a3"/>
    <w:uiPriority w:val="10"/>
    <w:rsid w:val="00E10BF2"/>
    <w:rPr>
      <w:rFonts w:ascii="等线 Light" w:eastAsia="等线 Light" w:hAnsi="等线 Light" w:cs="Times New Roman"/>
      <w:spacing w:val="-10"/>
      <w:kern w:val="28"/>
      <w:sz w:val="56"/>
      <w:szCs w:val="56"/>
    </w:rPr>
  </w:style>
  <w:style w:type="paragraph" w:styleId="a5">
    <w:name w:val="Subtitle"/>
    <w:basedOn w:val="a"/>
    <w:next w:val="a"/>
    <w:link w:val="a6"/>
    <w:uiPriority w:val="11"/>
    <w:qFormat/>
    <w:rsid w:val="00E10BF2"/>
    <w:pPr>
      <w:numPr>
        <w:ilvl w:val="1"/>
      </w:numPr>
      <w:spacing w:after="160"/>
      <w:jc w:val="center"/>
    </w:pPr>
    <w:rPr>
      <w:rFonts w:ascii="等线 Light" w:eastAsia="等线 Light" w:hAnsi="等线 Light"/>
      <w:color w:val="595959"/>
      <w:spacing w:val="15"/>
      <w:sz w:val="28"/>
      <w:szCs w:val="28"/>
    </w:rPr>
  </w:style>
  <w:style w:type="character" w:customStyle="1" w:styleId="a6">
    <w:name w:val="副标题 字符"/>
    <w:link w:val="a5"/>
    <w:uiPriority w:val="11"/>
    <w:rsid w:val="00E10BF2"/>
    <w:rPr>
      <w:rFonts w:ascii="等线 Light" w:eastAsia="等线 Light" w:hAnsi="等线 Light" w:cs="Times New Roman"/>
      <w:color w:val="595959"/>
      <w:spacing w:val="15"/>
      <w:sz w:val="28"/>
      <w:szCs w:val="28"/>
    </w:rPr>
  </w:style>
  <w:style w:type="paragraph" w:styleId="a7">
    <w:name w:val="Quote"/>
    <w:basedOn w:val="a"/>
    <w:next w:val="a"/>
    <w:link w:val="a8"/>
    <w:uiPriority w:val="29"/>
    <w:qFormat/>
    <w:rsid w:val="00E10BF2"/>
    <w:pPr>
      <w:spacing w:before="160" w:after="160"/>
      <w:jc w:val="center"/>
    </w:pPr>
    <w:rPr>
      <w:i/>
      <w:iCs/>
      <w:color w:val="404040"/>
    </w:rPr>
  </w:style>
  <w:style w:type="character" w:customStyle="1" w:styleId="a8">
    <w:name w:val="引用 字符"/>
    <w:link w:val="a7"/>
    <w:uiPriority w:val="29"/>
    <w:rsid w:val="00E10BF2"/>
    <w:rPr>
      <w:i/>
      <w:iCs/>
      <w:color w:val="404040"/>
    </w:rPr>
  </w:style>
  <w:style w:type="paragraph" w:styleId="a9">
    <w:name w:val="List Paragraph"/>
    <w:basedOn w:val="a"/>
    <w:uiPriority w:val="34"/>
    <w:qFormat/>
    <w:rsid w:val="00E10BF2"/>
    <w:pPr>
      <w:ind w:left="720"/>
      <w:contextualSpacing/>
    </w:pPr>
  </w:style>
  <w:style w:type="character" w:styleId="aa">
    <w:name w:val="Intense Emphasis"/>
    <w:uiPriority w:val="21"/>
    <w:qFormat/>
    <w:rsid w:val="00E10BF2"/>
    <w:rPr>
      <w:i/>
      <w:iCs/>
      <w:color w:val="0F4761"/>
    </w:rPr>
  </w:style>
  <w:style w:type="paragraph" w:styleId="ab">
    <w:name w:val="Intense Quote"/>
    <w:basedOn w:val="a"/>
    <w:next w:val="a"/>
    <w:link w:val="ac"/>
    <w:uiPriority w:val="30"/>
    <w:qFormat/>
    <w:rsid w:val="00E10BF2"/>
    <w:pPr>
      <w:pBdr>
        <w:top w:val="single" w:sz="4" w:space="10" w:color="0F4761"/>
        <w:bottom w:val="single" w:sz="4" w:space="10" w:color="0F4761"/>
      </w:pBdr>
      <w:spacing w:before="360" w:after="360"/>
      <w:ind w:left="864" w:right="864"/>
      <w:jc w:val="center"/>
    </w:pPr>
    <w:rPr>
      <w:i/>
      <w:iCs/>
      <w:color w:val="0F4761"/>
    </w:rPr>
  </w:style>
  <w:style w:type="character" w:customStyle="1" w:styleId="ac">
    <w:name w:val="明显引用 字符"/>
    <w:link w:val="ab"/>
    <w:uiPriority w:val="30"/>
    <w:rsid w:val="00E10BF2"/>
    <w:rPr>
      <w:i/>
      <w:iCs/>
      <w:color w:val="0F4761"/>
    </w:rPr>
  </w:style>
  <w:style w:type="character" w:styleId="ad">
    <w:name w:val="Intense Reference"/>
    <w:uiPriority w:val="32"/>
    <w:qFormat/>
    <w:rsid w:val="00E10BF2"/>
    <w:rPr>
      <w:b/>
      <w:bCs/>
      <w:smallCaps/>
      <w:color w:val="0F4761"/>
      <w:spacing w:val="5"/>
    </w:rPr>
  </w:style>
  <w:style w:type="paragraph" w:styleId="ae">
    <w:name w:val="header"/>
    <w:basedOn w:val="a"/>
    <w:link w:val="af"/>
    <w:uiPriority w:val="99"/>
    <w:unhideWhenUsed/>
    <w:rsid w:val="000431EE"/>
    <w:pPr>
      <w:tabs>
        <w:tab w:val="center" w:pos="4153"/>
        <w:tab w:val="right" w:pos="8306"/>
      </w:tabs>
      <w:snapToGrid w:val="0"/>
      <w:jc w:val="center"/>
    </w:pPr>
    <w:rPr>
      <w:sz w:val="18"/>
      <w:szCs w:val="18"/>
    </w:rPr>
  </w:style>
  <w:style w:type="character" w:customStyle="1" w:styleId="af">
    <w:name w:val="页眉 字符"/>
    <w:link w:val="ae"/>
    <w:uiPriority w:val="99"/>
    <w:rsid w:val="000431EE"/>
    <w:rPr>
      <w:sz w:val="18"/>
      <w:szCs w:val="18"/>
    </w:rPr>
  </w:style>
  <w:style w:type="paragraph" w:styleId="af0">
    <w:name w:val="footer"/>
    <w:basedOn w:val="a"/>
    <w:link w:val="af1"/>
    <w:uiPriority w:val="99"/>
    <w:unhideWhenUsed/>
    <w:rsid w:val="000431EE"/>
    <w:pPr>
      <w:tabs>
        <w:tab w:val="center" w:pos="4153"/>
        <w:tab w:val="right" w:pos="8306"/>
      </w:tabs>
      <w:snapToGrid w:val="0"/>
      <w:jc w:val="left"/>
    </w:pPr>
    <w:rPr>
      <w:sz w:val="18"/>
      <w:szCs w:val="18"/>
    </w:rPr>
  </w:style>
  <w:style w:type="character" w:customStyle="1" w:styleId="af1">
    <w:name w:val="页脚 字符"/>
    <w:link w:val="af0"/>
    <w:uiPriority w:val="99"/>
    <w:rsid w:val="000431EE"/>
    <w:rPr>
      <w:sz w:val="18"/>
      <w:szCs w:val="18"/>
    </w:rPr>
  </w:style>
  <w:style w:type="paragraph" w:styleId="af2">
    <w:name w:val="Normal (Web)"/>
    <w:basedOn w:val="a"/>
    <w:uiPriority w:val="99"/>
    <w:unhideWhenUsed/>
    <w:rsid w:val="007C6FD7"/>
    <w:rPr>
      <w:rFonts w:ascii="Times New Roman" w:hAnsi="Times New Roman"/>
      <w:sz w:val="24"/>
      <w:szCs w:val="24"/>
    </w:rPr>
  </w:style>
  <w:style w:type="character" w:styleId="af3">
    <w:name w:val="Placeholder Text"/>
    <w:uiPriority w:val="99"/>
    <w:semiHidden/>
    <w:rsid w:val="00885F95"/>
    <w:rPr>
      <w:color w:val="666666"/>
    </w:rPr>
  </w:style>
  <w:style w:type="paragraph" w:styleId="HTML">
    <w:name w:val="HTML Preformatted"/>
    <w:basedOn w:val="a"/>
    <w:link w:val="HTML0"/>
    <w:uiPriority w:val="99"/>
    <w:semiHidden/>
    <w:unhideWhenUsed/>
    <w:rsid w:val="00FC615E"/>
    <w:rPr>
      <w:rFonts w:ascii="Courier New" w:hAnsi="Courier New" w:cs="Courier New"/>
      <w:sz w:val="20"/>
      <w:szCs w:val="20"/>
    </w:rPr>
  </w:style>
  <w:style w:type="character" w:customStyle="1" w:styleId="HTML0">
    <w:name w:val="HTML 预设格式 字符"/>
    <w:link w:val="HTML"/>
    <w:uiPriority w:val="99"/>
    <w:semiHidden/>
    <w:rsid w:val="00FC615E"/>
    <w:rPr>
      <w:rFonts w:ascii="Courier New" w:hAnsi="Courier New" w:cs="Courier New"/>
      <w:sz w:val="20"/>
      <w:szCs w:val="20"/>
    </w:rPr>
  </w:style>
  <w:style w:type="table" w:styleId="af4">
    <w:name w:val="Table Grid"/>
    <w:basedOn w:val="a1"/>
    <w:uiPriority w:val="39"/>
    <w:rsid w:val="00BF3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uiPriority w:val="22"/>
    <w:qFormat/>
    <w:rsid w:val="009C71F9"/>
    <w:rPr>
      <w:b/>
      <w:bCs/>
    </w:rPr>
  </w:style>
  <w:style w:type="character" w:styleId="HTML1">
    <w:name w:val="HTML Code"/>
    <w:uiPriority w:val="99"/>
    <w:semiHidden/>
    <w:unhideWhenUsed/>
    <w:rsid w:val="009C71F9"/>
    <w:rPr>
      <w:rFonts w:ascii="宋体" w:eastAsia="宋体" w:hAnsi="宋体" w:cs="宋体"/>
      <w:sz w:val="24"/>
      <w:szCs w:val="24"/>
    </w:rPr>
  </w:style>
  <w:style w:type="paragraph" w:styleId="af6">
    <w:name w:val="Revision"/>
    <w:hidden/>
    <w:uiPriority w:val="99"/>
    <w:semiHidden/>
    <w:rsid w:val="009B0BA9"/>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264">
      <w:bodyDiv w:val="1"/>
      <w:marLeft w:val="0"/>
      <w:marRight w:val="0"/>
      <w:marTop w:val="0"/>
      <w:marBottom w:val="0"/>
      <w:divBdr>
        <w:top w:val="none" w:sz="0" w:space="0" w:color="auto"/>
        <w:left w:val="none" w:sz="0" w:space="0" w:color="auto"/>
        <w:bottom w:val="none" w:sz="0" w:space="0" w:color="auto"/>
        <w:right w:val="none" w:sz="0" w:space="0" w:color="auto"/>
      </w:divBdr>
    </w:div>
    <w:div w:id="74476704">
      <w:bodyDiv w:val="1"/>
      <w:marLeft w:val="0"/>
      <w:marRight w:val="0"/>
      <w:marTop w:val="0"/>
      <w:marBottom w:val="0"/>
      <w:divBdr>
        <w:top w:val="none" w:sz="0" w:space="0" w:color="auto"/>
        <w:left w:val="none" w:sz="0" w:space="0" w:color="auto"/>
        <w:bottom w:val="none" w:sz="0" w:space="0" w:color="auto"/>
        <w:right w:val="none" w:sz="0" w:space="0" w:color="auto"/>
      </w:divBdr>
    </w:div>
    <w:div w:id="81415967">
      <w:bodyDiv w:val="1"/>
      <w:marLeft w:val="0"/>
      <w:marRight w:val="0"/>
      <w:marTop w:val="0"/>
      <w:marBottom w:val="0"/>
      <w:divBdr>
        <w:top w:val="none" w:sz="0" w:space="0" w:color="auto"/>
        <w:left w:val="none" w:sz="0" w:space="0" w:color="auto"/>
        <w:bottom w:val="none" w:sz="0" w:space="0" w:color="auto"/>
        <w:right w:val="none" w:sz="0" w:space="0" w:color="auto"/>
      </w:divBdr>
    </w:div>
    <w:div w:id="97724727">
      <w:bodyDiv w:val="1"/>
      <w:marLeft w:val="0"/>
      <w:marRight w:val="0"/>
      <w:marTop w:val="0"/>
      <w:marBottom w:val="0"/>
      <w:divBdr>
        <w:top w:val="none" w:sz="0" w:space="0" w:color="auto"/>
        <w:left w:val="none" w:sz="0" w:space="0" w:color="auto"/>
        <w:bottom w:val="none" w:sz="0" w:space="0" w:color="auto"/>
        <w:right w:val="none" w:sz="0" w:space="0" w:color="auto"/>
      </w:divBdr>
    </w:div>
    <w:div w:id="116409500">
      <w:bodyDiv w:val="1"/>
      <w:marLeft w:val="0"/>
      <w:marRight w:val="0"/>
      <w:marTop w:val="0"/>
      <w:marBottom w:val="0"/>
      <w:divBdr>
        <w:top w:val="none" w:sz="0" w:space="0" w:color="auto"/>
        <w:left w:val="none" w:sz="0" w:space="0" w:color="auto"/>
        <w:bottom w:val="none" w:sz="0" w:space="0" w:color="auto"/>
        <w:right w:val="none" w:sz="0" w:space="0" w:color="auto"/>
      </w:divBdr>
    </w:div>
    <w:div w:id="138427466">
      <w:bodyDiv w:val="1"/>
      <w:marLeft w:val="0"/>
      <w:marRight w:val="0"/>
      <w:marTop w:val="0"/>
      <w:marBottom w:val="0"/>
      <w:divBdr>
        <w:top w:val="none" w:sz="0" w:space="0" w:color="auto"/>
        <w:left w:val="none" w:sz="0" w:space="0" w:color="auto"/>
        <w:bottom w:val="none" w:sz="0" w:space="0" w:color="auto"/>
        <w:right w:val="none" w:sz="0" w:space="0" w:color="auto"/>
      </w:divBdr>
    </w:div>
    <w:div w:id="160852405">
      <w:bodyDiv w:val="1"/>
      <w:marLeft w:val="0"/>
      <w:marRight w:val="0"/>
      <w:marTop w:val="0"/>
      <w:marBottom w:val="0"/>
      <w:divBdr>
        <w:top w:val="none" w:sz="0" w:space="0" w:color="auto"/>
        <w:left w:val="none" w:sz="0" w:space="0" w:color="auto"/>
        <w:bottom w:val="none" w:sz="0" w:space="0" w:color="auto"/>
        <w:right w:val="none" w:sz="0" w:space="0" w:color="auto"/>
      </w:divBdr>
    </w:div>
    <w:div w:id="174225677">
      <w:bodyDiv w:val="1"/>
      <w:marLeft w:val="0"/>
      <w:marRight w:val="0"/>
      <w:marTop w:val="0"/>
      <w:marBottom w:val="0"/>
      <w:divBdr>
        <w:top w:val="none" w:sz="0" w:space="0" w:color="auto"/>
        <w:left w:val="none" w:sz="0" w:space="0" w:color="auto"/>
        <w:bottom w:val="none" w:sz="0" w:space="0" w:color="auto"/>
        <w:right w:val="none" w:sz="0" w:space="0" w:color="auto"/>
      </w:divBdr>
    </w:div>
    <w:div w:id="174467953">
      <w:bodyDiv w:val="1"/>
      <w:marLeft w:val="0"/>
      <w:marRight w:val="0"/>
      <w:marTop w:val="0"/>
      <w:marBottom w:val="0"/>
      <w:divBdr>
        <w:top w:val="none" w:sz="0" w:space="0" w:color="auto"/>
        <w:left w:val="none" w:sz="0" w:space="0" w:color="auto"/>
        <w:bottom w:val="none" w:sz="0" w:space="0" w:color="auto"/>
        <w:right w:val="none" w:sz="0" w:space="0" w:color="auto"/>
      </w:divBdr>
    </w:div>
    <w:div w:id="187841506">
      <w:bodyDiv w:val="1"/>
      <w:marLeft w:val="0"/>
      <w:marRight w:val="0"/>
      <w:marTop w:val="0"/>
      <w:marBottom w:val="0"/>
      <w:divBdr>
        <w:top w:val="none" w:sz="0" w:space="0" w:color="auto"/>
        <w:left w:val="none" w:sz="0" w:space="0" w:color="auto"/>
        <w:bottom w:val="none" w:sz="0" w:space="0" w:color="auto"/>
        <w:right w:val="none" w:sz="0" w:space="0" w:color="auto"/>
      </w:divBdr>
    </w:div>
    <w:div w:id="193615780">
      <w:bodyDiv w:val="1"/>
      <w:marLeft w:val="0"/>
      <w:marRight w:val="0"/>
      <w:marTop w:val="0"/>
      <w:marBottom w:val="0"/>
      <w:divBdr>
        <w:top w:val="none" w:sz="0" w:space="0" w:color="auto"/>
        <w:left w:val="none" w:sz="0" w:space="0" w:color="auto"/>
        <w:bottom w:val="none" w:sz="0" w:space="0" w:color="auto"/>
        <w:right w:val="none" w:sz="0" w:space="0" w:color="auto"/>
      </w:divBdr>
    </w:div>
    <w:div w:id="250164070">
      <w:bodyDiv w:val="1"/>
      <w:marLeft w:val="0"/>
      <w:marRight w:val="0"/>
      <w:marTop w:val="0"/>
      <w:marBottom w:val="0"/>
      <w:divBdr>
        <w:top w:val="none" w:sz="0" w:space="0" w:color="auto"/>
        <w:left w:val="none" w:sz="0" w:space="0" w:color="auto"/>
        <w:bottom w:val="none" w:sz="0" w:space="0" w:color="auto"/>
        <w:right w:val="none" w:sz="0" w:space="0" w:color="auto"/>
      </w:divBdr>
    </w:div>
    <w:div w:id="259291899">
      <w:bodyDiv w:val="1"/>
      <w:marLeft w:val="0"/>
      <w:marRight w:val="0"/>
      <w:marTop w:val="0"/>
      <w:marBottom w:val="0"/>
      <w:divBdr>
        <w:top w:val="none" w:sz="0" w:space="0" w:color="auto"/>
        <w:left w:val="none" w:sz="0" w:space="0" w:color="auto"/>
        <w:bottom w:val="none" w:sz="0" w:space="0" w:color="auto"/>
        <w:right w:val="none" w:sz="0" w:space="0" w:color="auto"/>
      </w:divBdr>
    </w:div>
    <w:div w:id="289819862">
      <w:bodyDiv w:val="1"/>
      <w:marLeft w:val="0"/>
      <w:marRight w:val="0"/>
      <w:marTop w:val="0"/>
      <w:marBottom w:val="0"/>
      <w:divBdr>
        <w:top w:val="none" w:sz="0" w:space="0" w:color="auto"/>
        <w:left w:val="none" w:sz="0" w:space="0" w:color="auto"/>
        <w:bottom w:val="none" w:sz="0" w:space="0" w:color="auto"/>
        <w:right w:val="none" w:sz="0" w:space="0" w:color="auto"/>
      </w:divBdr>
    </w:div>
    <w:div w:id="323945236">
      <w:bodyDiv w:val="1"/>
      <w:marLeft w:val="0"/>
      <w:marRight w:val="0"/>
      <w:marTop w:val="0"/>
      <w:marBottom w:val="0"/>
      <w:divBdr>
        <w:top w:val="none" w:sz="0" w:space="0" w:color="auto"/>
        <w:left w:val="none" w:sz="0" w:space="0" w:color="auto"/>
        <w:bottom w:val="none" w:sz="0" w:space="0" w:color="auto"/>
        <w:right w:val="none" w:sz="0" w:space="0" w:color="auto"/>
      </w:divBdr>
    </w:div>
    <w:div w:id="328140472">
      <w:bodyDiv w:val="1"/>
      <w:marLeft w:val="0"/>
      <w:marRight w:val="0"/>
      <w:marTop w:val="0"/>
      <w:marBottom w:val="0"/>
      <w:divBdr>
        <w:top w:val="none" w:sz="0" w:space="0" w:color="auto"/>
        <w:left w:val="none" w:sz="0" w:space="0" w:color="auto"/>
        <w:bottom w:val="none" w:sz="0" w:space="0" w:color="auto"/>
        <w:right w:val="none" w:sz="0" w:space="0" w:color="auto"/>
      </w:divBdr>
    </w:div>
    <w:div w:id="333188848">
      <w:bodyDiv w:val="1"/>
      <w:marLeft w:val="0"/>
      <w:marRight w:val="0"/>
      <w:marTop w:val="0"/>
      <w:marBottom w:val="0"/>
      <w:divBdr>
        <w:top w:val="none" w:sz="0" w:space="0" w:color="auto"/>
        <w:left w:val="none" w:sz="0" w:space="0" w:color="auto"/>
        <w:bottom w:val="none" w:sz="0" w:space="0" w:color="auto"/>
        <w:right w:val="none" w:sz="0" w:space="0" w:color="auto"/>
      </w:divBdr>
    </w:div>
    <w:div w:id="340090978">
      <w:bodyDiv w:val="1"/>
      <w:marLeft w:val="0"/>
      <w:marRight w:val="0"/>
      <w:marTop w:val="0"/>
      <w:marBottom w:val="0"/>
      <w:divBdr>
        <w:top w:val="none" w:sz="0" w:space="0" w:color="auto"/>
        <w:left w:val="none" w:sz="0" w:space="0" w:color="auto"/>
        <w:bottom w:val="none" w:sz="0" w:space="0" w:color="auto"/>
        <w:right w:val="none" w:sz="0" w:space="0" w:color="auto"/>
      </w:divBdr>
    </w:div>
    <w:div w:id="342173684">
      <w:bodyDiv w:val="1"/>
      <w:marLeft w:val="0"/>
      <w:marRight w:val="0"/>
      <w:marTop w:val="0"/>
      <w:marBottom w:val="0"/>
      <w:divBdr>
        <w:top w:val="none" w:sz="0" w:space="0" w:color="auto"/>
        <w:left w:val="none" w:sz="0" w:space="0" w:color="auto"/>
        <w:bottom w:val="none" w:sz="0" w:space="0" w:color="auto"/>
        <w:right w:val="none" w:sz="0" w:space="0" w:color="auto"/>
      </w:divBdr>
    </w:div>
    <w:div w:id="346179491">
      <w:bodyDiv w:val="1"/>
      <w:marLeft w:val="0"/>
      <w:marRight w:val="0"/>
      <w:marTop w:val="0"/>
      <w:marBottom w:val="0"/>
      <w:divBdr>
        <w:top w:val="none" w:sz="0" w:space="0" w:color="auto"/>
        <w:left w:val="none" w:sz="0" w:space="0" w:color="auto"/>
        <w:bottom w:val="none" w:sz="0" w:space="0" w:color="auto"/>
        <w:right w:val="none" w:sz="0" w:space="0" w:color="auto"/>
      </w:divBdr>
    </w:div>
    <w:div w:id="347566061">
      <w:bodyDiv w:val="1"/>
      <w:marLeft w:val="0"/>
      <w:marRight w:val="0"/>
      <w:marTop w:val="0"/>
      <w:marBottom w:val="0"/>
      <w:divBdr>
        <w:top w:val="none" w:sz="0" w:space="0" w:color="auto"/>
        <w:left w:val="none" w:sz="0" w:space="0" w:color="auto"/>
        <w:bottom w:val="none" w:sz="0" w:space="0" w:color="auto"/>
        <w:right w:val="none" w:sz="0" w:space="0" w:color="auto"/>
      </w:divBdr>
    </w:div>
    <w:div w:id="379016313">
      <w:bodyDiv w:val="1"/>
      <w:marLeft w:val="0"/>
      <w:marRight w:val="0"/>
      <w:marTop w:val="0"/>
      <w:marBottom w:val="0"/>
      <w:divBdr>
        <w:top w:val="none" w:sz="0" w:space="0" w:color="auto"/>
        <w:left w:val="none" w:sz="0" w:space="0" w:color="auto"/>
        <w:bottom w:val="none" w:sz="0" w:space="0" w:color="auto"/>
        <w:right w:val="none" w:sz="0" w:space="0" w:color="auto"/>
      </w:divBdr>
    </w:div>
    <w:div w:id="392240019">
      <w:bodyDiv w:val="1"/>
      <w:marLeft w:val="0"/>
      <w:marRight w:val="0"/>
      <w:marTop w:val="0"/>
      <w:marBottom w:val="0"/>
      <w:divBdr>
        <w:top w:val="none" w:sz="0" w:space="0" w:color="auto"/>
        <w:left w:val="none" w:sz="0" w:space="0" w:color="auto"/>
        <w:bottom w:val="none" w:sz="0" w:space="0" w:color="auto"/>
        <w:right w:val="none" w:sz="0" w:space="0" w:color="auto"/>
      </w:divBdr>
    </w:div>
    <w:div w:id="395858065">
      <w:bodyDiv w:val="1"/>
      <w:marLeft w:val="0"/>
      <w:marRight w:val="0"/>
      <w:marTop w:val="0"/>
      <w:marBottom w:val="0"/>
      <w:divBdr>
        <w:top w:val="none" w:sz="0" w:space="0" w:color="auto"/>
        <w:left w:val="none" w:sz="0" w:space="0" w:color="auto"/>
        <w:bottom w:val="none" w:sz="0" w:space="0" w:color="auto"/>
        <w:right w:val="none" w:sz="0" w:space="0" w:color="auto"/>
      </w:divBdr>
    </w:div>
    <w:div w:id="422410129">
      <w:bodyDiv w:val="1"/>
      <w:marLeft w:val="0"/>
      <w:marRight w:val="0"/>
      <w:marTop w:val="0"/>
      <w:marBottom w:val="0"/>
      <w:divBdr>
        <w:top w:val="none" w:sz="0" w:space="0" w:color="auto"/>
        <w:left w:val="none" w:sz="0" w:space="0" w:color="auto"/>
        <w:bottom w:val="none" w:sz="0" w:space="0" w:color="auto"/>
        <w:right w:val="none" w:sz="0" w:space="0" w:color="auto"/>
      </w:divBdr>
    </w:div>
    <w:div w:id="422803927">
      <w:bodyDiv w:val="1"/>
      <w:marLeft w:val="0"/>
      <w:marRight w:val="0"/>
      <w:marTop w:val="0"/>
      <w:marBottom w:val="0"/>
      <w:divBdr>
        <w:top w:val="none" w:sz="0" w:space="0" w:color="auto"/>
        <w:left w:val="none" w:sz="0" w:space="0" w:color="auto"/>
        <w:bottom w:val="none" w:sz="0" w:space="0" w:color="auto"/>
        <w:right w:val="none" w:sz="0" w:space="0" w:color="auto"/>
      </w:divBdr>
    </w:div>
    <w:div w:id="428351210">
      <w:bodyDiv w:val="1"/>
      <w:marLeft w:val="0"/>
      <w:marRight w:val="0"/>
      <w:marTop w:val="0"/>
      <w:marBottom w:val="0"/>
      <w:divBdr>
        <w:top w:val="none" w:sz="0" w:space="0" w:color="auto"/>
        <w:left w:val="none" w:sz="0" w:space="0" w:color="auto"/>
        <w:bottom w:val="none" w:sz="0" w:space="0" w:color="auto"/>
        <w:right w:val="none" w:sz="0" w:space="0" w:color="auto"/>
      </w:divBdr>
    </w:div>
    <w:div w:id="436559657">
      <w:bodyDiv w:val="1"/>
      <w:marLeft w:val="0"/>
      <w:marRight w:val="0"/>
      <w:marTop w:val="0"/>
      <w:marBottom w:val="0"/>
      <w:divBdr>
        <w:top w:val="none" w:sz="0" w:space="0" w:color="auto"/>
        <w:left w:val="none" w:sz="0" w:space="0" w:color="auto"/>
        <w:bottom w:val="none" w:sz="0" w:space="0" w:color="auto"/>
        <w:right w:val="none" w:sz="0" w:space="0" w:color="auto"/>
      </w:divBdr>
      <w:divsChild>
        <w:div w:id="326173145">
          <w:marLeft w:val="0"/>
          <w:marRight w:val="0"/>
          <w:marTop w:val="0"/>
          <w:marBottom w:val="0"/>
          <w:divBdr>
            <w:top w:val="none" w:sz="0" w:space="0" w:color="auto"/>
            <w:left w:val="none" w:sz="0" w:space="0" w:color="auto"/>
            <w:bottom w:val="none" w:sz="0" w:space="0" w:color="auto"/>
            <w:right w:val="none" w:sz="0" w:space="0" w:color="auto"/>
          </w:divBdr>
        </w:div>
        <w:div w:id="448398539">
          <w:marLeft w:val="0"/>
          <w:marRight w:val="0"/>
          <w:marTop w:val="0"/>
          <w:marBottom w:val="0"/>
          <w:divBdr>
            <w:top w:val="none" w:sz="0" w:space="0" w:color="auto"/>
            <w:left w:val="none" w:sz="0" w:space="0" w:color="auto"/>
            <w:bottom w:val="none" w:sz="0" w:space="0" w:color="auto"/>
            <w:right w:val="none" w:sz="0" w:space="0" w:color="auto"/>
          </w:divBdr>
        </w:div>
        <w:div w:id="893665579">
          <w:marLeft w:val="0"/>
          <w:marRight w:val="0"/>
          <w:marTop w:val="0"/>
          <w:marBottom w:val="0"/>
          <w:divBdr>
            <w:top w:val="none" w:sz="0" w:space="0" w:color="auto"/>
            <w:left w:val="none" w:sz="0" w:space="0" w:color="auto"/>
            <w:bottom w:val="none" w:sz="0" w:space="0" w:color="auto"/>
            <w:right w:val="none" w:sz="0" w:space="0" w:color="auto"/>
          </w:divBdr>
        </w:div>
        <w:div w:id="1540782460">
          <w:marLeft w:val="0"/>
          <w:marRight w:val="0"/>
          <w:marTop w:val="0"/>
          <w:marBottom w:val="0"/>
          <w:divBdr>
            <w:top w:val="none" w:sz="0" w:space="0" w:color="auto"/>
            <w:left w:val="none" w:sz="0" w:space="0" w:color="auto"/>
            <w:bottom w:val="none" w:sz="0" w:space="0" w:color="auto"/>
            <w:right w:val="none" w:sz="0" w:space="0" w:color="auto"/>
          </w:divBdr>
        </w:div>
        <w:div w:id="1739548243">
          <w:marLeft w:val="0"/>
          <w:marRight w:val="0"/>
          <w:marTop w:val="0"/>
          <w:marBottom w:val="0"/>
          <w:divBdr>
            <w:top w:val="none" w:sz="0" w:space="0" w:color="auto"/>
            <w:left w:val="none" w:sz="0" w:space="0" w:color="auto"/>
            <w:bottom w:val="none" w:sz="0" w:space="0" w:color="auto"/>
            <w:right w:val="none" w:sz="0" w:space="0" w:color="auto"/>
          </w:divBdr>
        </w:div>
        <w:div w:id="1775978477">
          <w:marLeft w:val="0"/>
          <w:marRight w:val="0"/>
          <w:marTop w:val="0"/>
          <w:marBottom w:val="0"/>
          <w:divBdr>
            <w:top w:val="none" w:sz="0" w:space="0" w:color="auto"/>
            <w:left w:val="none" w:sz="0" w:space="0" w:color="auto"/>
            <w:bottom w:val="none" w:sz="0" w:space="0" w:color="auto"/>
            <w:right w:val="none" w:sz="0" w:space="0" w:color="auto"/>
          </w:divBdr>
        </w:div>
        <w:div w:id="1892113637">
          <w:marLeft w:val="0"/>
          <w:marRight w:val="0"/>
          <w:marTop w:val="0"/>
          <w:marBottom w:val="0"/>
          <w:divBdr>
            <w:top w:val="none" w:sz="0" w:space="0" w:color="auto"/>
            <w:left w:val="none" w:sz="0" w:space="0" w:color="auto"/>
            <w:bottom w:val="none" w:sz="0" w:space="0" w:color="auto"/>
            <w:right w:val="none" w:sz="0" w:space="0" w:color="auto"/>
          </w:divBdr>
        </w:div>
      </w:divsChild>
    </w:div>
    <w:div w:id="436802245">
      <w:bodyDiv w:val="1"/>
      <w:marLeft w:val="0"/>
      <w:marRight w:val="0"/>
      <w:marTop w:val="0"/>
      <w:marBottom w:val="0"/>
      <w:divBdr>
        <w:top w:val="none" w:sz="0" w:space="0" w:color="auto"/>
        <w:left w:val="none" w:sz="0" w:space="0" w:color="auto"/>
        <w:bottom w:val="none" w:sz="0" w:space="0" w:color="auto"/>
        <w:right w:val="none" w:sz="0" w:space="0" w:color="auto"/>
      </w:divBdr>
    </w:div>
    <w:div w:id="437408119">
      <w:bodyDiv w:val="1"/>
      <w:marLeft w:val="0"/>
      <w:marRight w:val="0"/>
      <w:marTop w:val="0"/>
      <w:marBottom w:val="0"/>
      <w:divBdr>
        <w:top w:val="none" w:sz="0" w:space="0" w:color="auto"/>
        <w:left w:val="none" w:sz="0" w:space="0" w:color="auto"/>
        <w:bottom w:val="none" w:sz="0" w:space="0" w:color="auto"/>
        <w:right w:val="none" w:sz="0" w:space="0" w:color="auto"/>
      </w:divBdr>
    </w:div>
    <w:div w:id="481579544">
      <w:bodyDiv w:val="1"/>
      <w:marLeft w:val="0"/>
      <w:marRight w:val="0"/>
      <w:marTop w:val="0"/>
      <w:marBottom w:val="0"/>
      <w:divBdr>
        <w:top w:val="none" w:sz="0" w:space="0" w:color="auto"/>
        <w:left w:val="none" w:sz="0" w:space="0" w:color="auto"/>
        <w:bottom w:val="none" w:sz="0" w:space="0" w:color="auto"/>
        <w:right w:val="none" w:sz="0" w:space="0" w:color="auto"/>
      </w:divBdr>
    </w:div>
    <w:div w:id="487790832">
      <w:bodyDiv w:val="1"/>
      <w:marLeft w:val="0"/>
      <w:marRight w:val="0"/>
      <w:marTop w:val="0"/>
      <w:marBottom w:val="0"/>
      <w:divBdr>
        <w:top w:val="none" w:sz="0" w:space="0" w:color="auto"/>
        <w:left w:val="none" w:sz="0" w:space="0" w:color="auto"/>
        <w:bottom w:val="none" w:sz="0" w:space="0" w:color="auto"/>
        <w:right w:val="none" w:sz="0" w:space="0" w:color="auto"/>
      </w:divBdr>
    </w:div>
    <w:div w:id="520976037">
      <w:bodyDiv w:val="1"/>
      <w:marLeft w:val="0"/>
      <w:marRight w:val="0"/>
      <w:marTop w:val="0"/>
      <w:marBottom w:val="0"/>
      <w:divBdr>
        <w:top w:val="none" w:sz="0" w:space="0" w:color="auto"/>
        <w:left w:val="none" w:sz="0" w:space="0" w:color="auto"/>
        <w:bottom w:val="none" w:sz="0" w:space="0" w:color="auto"/>
        <w:right w:val="none" w:sz="0" w:space="0" w:color="auto"/>
      </w:divBdr>
      <w:divsChild>
        <w:div w:id="92363171">
          <w:marLeft w:val="0"/>
          <w:marRight w:val="0"/>
          <w:marTop w:val="0"/>
          <w:marBottom w:val="0"/>
          <w:divBdr>
            <w:top w:val="none" w:sz="0" w:space="0" w:color="auto"/>
            <w:left w:val="none" w:sz="0" w:space="0" w:color="auto"/>
            <w:bottom w:val="none" w:sz="0" w:space="0" w:color="auto"/>
            <w:right w:val="none" w:sz="0" w:space="0" w:color="auto"/>
          </w:divBdr>
        </w:div>
        <w:div w:id="413938873">
          <w:marLeft w:val="0"/>
          <w:marRight w:val="0"/>
          <w:marTop w:val="0"/>
          <w:marBottom w:val="0"/>
          <w:divBdr>
            <w:top w:val="none" w:sz="0" w:space="0" w:color="auto"/>
            <w:left w:val="none" w:sz="0" w:space="0" w:color="auto"/>
            <w:bottom w:val="none" w:sz="0" w:space="0" w:color="auto"/>
            <w:right w:val="none" w:sz="0" w:space="0" w:color="auto"/>
          </w:divBdr>
        </w:div>
        <w:div w:id="737751146">
          <w:marLeft w:val="0"/>
          <w:marRight w:val="0"/>
          <w:marTop w:val="0"/>
          <w:marBottom w:val="0"/>
          <w:divBdr>
            <w:top w:val="none" w:sz="0" w:space="0" w:color="auto"/>
            <w:left w:val="none" w:sz="0" w:space="0" w:color="auto"/>
            <w:bottom w:val="none" w:sz="0" w:space="0" w:color="auto"/>
            <w:right w:val="none" w:sz="0" w:space="0" w:color="auto"/>
          </w:divBdr>
        </w:div>
        <w:div w:id="913204918">
          <w:marLeft w:val="0"/>
          <w:marRight w:val="0"/>
          <w:marTop w:val="0"/>
          <w:marBottom w:val="0"/>
          <w:divBdr>
            <w:top w:val="none" w:sz="0" w:space="0" w:color="auto"/>
            <w:left w:val="none" w:sz="0" w:space="0" w:color="auto"/>
            <w:bottom w:val="none" w:sz="0" w:space="0" w:color="auto"/>
            <w:right w:val="none" w:sz="0" w:space="0" w:color="auto"/>
          </w:divBdr>
        </w:div>
        <w:div w:id="1513455085">
          <w:marLeft w:val="0"/>
          <w:marRight w:val="0"/>
          <w:marTop w:val="0"/>
          <w:marBottom w:val="0"/>
          <w:divBdr>
            <w:top w:val="none" w:sz="0" w:space="0" w:color="auto"/>
            <w:left w:val="none" w:sz="0" w:space="0" w:color="auto"/>
            <w:bottom w:val="none" w:sz="0" w:space="0" w:color="auto"/>
            <w:right w:val="none" w:sz="0" w:space="0" w:color="auto"/>
          </w:divBdr>
        </w:div>
        <w:div w:id="1540581732">
          <w:marLeft w:val="0"/>
          <w:marRight w:val="0"/>
          <w:marTop w:val="0"/>
          <w:marBottom w:val="0"/>
          <w:divBdr>
            <w:top w:val="none" w:sz="0" w:space="0" w:color="auto"/>
            <w:left w:val="none" w:sz="0" w:space="0" w:color="auto"/>
            <w:bottom w:val="none" w:sz="0" w:space="0" w:color="auto"/>
            <w:right w:val="none" w:sz="0" w:space="0" w:color="auto"/>
          </w:divBdr>
        </w:div>
        <w:div w:id="1731609273">
          <w:marLeft w:val="0"/>
          <w:marRight w:val="0"/>
          <w:marTop w:val="0"/>
          <w:marBottom w:val="0"/>
          <w:divBdr>
            <w:top w:val="none" w:sz="0" w:space="0" w:color="auto"/>
            <w:left w:val="none" w:sz="0" w:space="0" w:color="auto"/>
            <w:bottom w:val="none" w:sz="0" w:space="0" w:color="auto"/>
            <w:right w:val="none" w:sz="0" w:space="0" w:color="auto"/>
          </w:divBdr>
        </w:div>
      </w:divsChild>
    </w:div>
    <w:div w:id="522863944">
      <w:bodyDiv w:val="1"/>
      <w:marLeft w:val="0"/>
      <w:marRight w:val="0"/>
      <w:marTop w:val="0"/>
      <w:marBottom w:val="0"/>
      <w:divBdr>
        <w:top w:val="none" w:sz="0" w:space="0" w:color="auto"/>
        <w:left w:val="none" w:sz="0" w:space="0" w:color="auto"/>
        <w:bottom w:val="none" w:sz="0" w:space="0" w:color="auto"/>
        <w:right w:val="none" w:sz="0" w:space="0" w:color="auto"/>
      </w:divBdr>
    </w:div>
    <w:div w:id="545141334">
      <w:bodyDiv w:val="1"/>
      <w:marLeft w:val="0"/>
      <w:marRight w:val="0"/>
      <w:marTop w:val="0"/>
      <w:marBottom w:val="0"/>
      <w:divBdr>
        <w:top w:val="none" w:sz="0" w:space="0" w:color="auto"/>
        <w:left w:val="none" w:sz="0" w:space="0" w:color="auto"/>
        <w:bottom w:val="none" w:sz="0" w:space="0" w:color="auto"/>
        <w:right w:val="none" w:sz="0" w:space="0" w:color="auto"/>
      </w:divBdr>
    </w:div>
    <w:div w:id="546599754">
      <w:bodyDiv w:val="1"/>
      <w:marLeft w:val="0"/>
      <w:marRight w:val="0"/>
      <w:marTop w:val="0"/>
      <w:marBottom w:val="0"/>
      <w:divBdr>
        <w:top w:val="none" w:sz="0" w:space="0" w:color="auto"/>
        <w:left w:val="none" w:sz="0" w:space="0" w:color="auto"/>
        <w:bottom w:val="none" w:sz="0" w:space="0" w:color="auto"/>
        <w:right w:val="none" w:sz="0" w:space="0" w:color="auto"/>
      </w:divBdr>
    </w:div>
    <w:div w:id="561864219">
      <w:bodyDiv w:val="1"/>
      <w:marLeft w:val="0"/>
      <w:marRight w:val="0"/>
      <w:marTop w:val="0"/>
      <w:marBottom w:val="0"/>
      <w:divBdr>
        <w:top w:val="none" w:sz="0" w:space="0" w:color="auto"/>
        <w:left w:val="none" w:sz="0" w:space="0" w:color="auto"/>
        <w:bottom w:val="none" w:sz="0" w:space="0" w:color="auto"/>
        <w:right w:val="none" w:sz="0" w:space="0" w:color="auto"/>
      </w:divBdr>
    </w:div>
    <w:div w:id="564147721">
      <w:bodyDiv w:val="1"/>
      <w:marLeft w:val="0"/>
      <w:marRight w:val="0"/>
      <w:marTop w:val="0"/>
      <w:marBottom w:val="0"/>
      <w:divBdr>
        <w:top w:val="none" w:sz="0" w:space="0" w:color="auto"/>
        <w:left w:val="none" w:sz="0" w:space="0" w:color="auto"/>
        <w:bottom w:val="none" w:sz="0" w:space="0" w:color="auto"/>
        <w:right w:val="none" w:sz="0" w:space="0" w:color="auto"/>
      </w:divBdr>
    </w:div>
    <w:div w:id="587541354">
      <w:bodyDiv w:val="1"/>
      <w:marLeft w:val="0"/>
      <w:marRight w:val="0"/>
      <w:marTop w:val="0"/>
      <w:marBottom w:val="0"/>
      <w:divBdr>
        <w:top w:val="none" w:sz="0" w:space="0" w:color="auto"/>
        <w:left w:val="none" w:sz="0" w:space="0" w:color="auto"/>
        <w:bottom w:val="none" w:sz="0" w:space="0" w:color="auto"/>
        <w:right w:val="none" w:sz="0" w:space="0" w:color="auto"/>
      </w:divBdr>
    </w:div>
    <w:div w:id="593710732">
      <w:bodyDiv w:val="1"/>
      <w:marLeft w:val="0"/>
      <w:marRight w:val="0"/>
      <w:marTop w:val="0"/>
      <w:marBottom w:val="0"/>
      <w:divBdr>
        <w:top w:val="none" w:sz="0" w:space="0" w:color="auto"/>
        <w:left w:val="none" w:sz="0" w:space="0" w:color="auto"/>
        <w:bottom w:val="none" w:sz="0" w:space="0" w:color="auto"/>
        <w:right w:val="none" w:sz="0" w:space="0" w:color="auto"/>
      </w:divBdr>
    </w:div>
    <w:div w:id="598368094">
      <w:bodyDiv w:val="1"/>
      <w:marLeft w:val="0"/>
      <w:marRight w:val="0"/>
      <w:marTop w:val="0"/>
      <w:marBottom w:val="0"/>
      <w:divBdr>
        <w:top w:val="none" w:sz="0" w:space="0" w:color="auto"/>
        <w:left w:val="none" w:sz="0" w:space="0" w:color="auto"/>
        <w:bottom w:val="none" w:sz="0" w:space="0" w:color="auto"/>
        <w:right w:val="none" w:sz="0" w:space="0" w:color="auto"/>
      </w:divBdr>
      <w:divsChild>
        <w:div w:id="637337991">
          <w:marLeft w:val="0"/>
          <w:marRight w:val="0"/>
          <w:marTop w:val="0"/>
          <w:marBottom w:val="0"/>
          <w:divBdr>
            <w:top w:val="none" w:sz="0" w:space="0" w:color="auto"/>
            <w:left w:val="none" w:sz="0" w:space="0" w:color="auto"/>
            <w:bottom w:val="none" w:sz="0" w:space="0" w:color="auto"/>
            <w:right w:val="none" w:sz="0" w:space="0" w:color="auto"/>
          </w:divBdr>
          <w:divsChild>
            <w:div w:id="477573461">
              <w:marLeft w:val="0"/>
              <w:marRight w:val="0"/>
              <w:marTop w:val="0"/>
              <w:marBottom w:val="0"/>
              <w:divBdr>
                <w:top w:val="none" w:sz="0" w:space="0" w:color="auto"/>
                <w:left w:val="none" w:sz="0" w:space="0" w:color="auto"/>
                <w:bottom w:val="none" w:sz="0" w:space="0" w:color="auto"/>
                <w:right w:val="none" w:sz="0" w:space="0" w:color="auto"/>
              </w:divBdr>
              <w:divsChild>
                <w:div w:id="1826431729">
                  <w:marLeft w:val="0"/>
                  <w:marRight w:val="0"/>
                  <w:marTop w:val="0"/>
                  <w:marBottom w:val="0"/>
                  <w:divBdr>
                    <w:top w:val="none" w:sz="0" w:space="0" w:color="auto"/>
                    <w:left w:val="none" w:sz="0" w:space="0" w:color="auto"/>
                    <w:bottom w:val="none" w:sz="0" w:space="0" w:color="auto"/>
                    <w:right w:val="none" w:sz="0" w:space="0" w:color="auto"/>
                  </w:divBdr>
                  <w:divsChild>
                    <w:div w:id="11110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462003">
      <w:bodyDiv w:val="1"/>
      <w:marLeft w:val="0"/>
      <w:marRight w:val="0"/>
      <w:marTop w:val="0"/>
      <w:marBottom w:val="0"/>
      <w:divBdr>
        <w:top w:val="none" w:sz="0" w:space="0" w:color="auto"/>
        <w:left w:val="none" w:sz="0" w:space="0" w:color="auto"/>
        <w:bottom w:val="none" w:sz="0" w:space="0" w:color="auto"/>
        <w:right w:val="none" w:sz="0" w:space="0" w:color="auto"/>
      </w:divBdr>
    </w:div>
    <w:div w:id="633561071">
      <w:bodyDiv w:val="1"/>
      <w:marLeft w:val="0"/>
      <w:marRight w:val="0"/>
      <w:marTop w:val="0"/>
      <w:marBottom w:val="0"/>
      <w:divBdr>
        <w:top w:val="none" w:sz="0" w:space="0" w:color="auto"/>
        <w:left w:val="none" w:sz="0" w:space="0" w:color="auto"/>
        <w:bottom w:val="none" w:sz="0" w:space="0" w:color="auto"/>
        <w:right w:val="none" w:sz="0" w:space="0" w:color="auto"/>
      </w:divBdr>
    </w:div>
    <w:div w:id="642197690">
      <w:bodyDiv w:val="1"/>
      <w:marLeft w:val="0"/>
      <w:marRight w:val="0"/>
      <w:marTop w:val="0"/>
      <w:marBottom w:val="0"/>
      <w:divBdr>
        <w:top w:val="none" w:sz="0" w:space="0" w:color="auto"/>
        <w:left w:val="none" w:sz="0" w:space="0" w:color="auto"/>
        <w:bottom w:val="none" w:sz="0" w:space="0" w:color="auto"/>
        <w:right w:val="none" w:sz="0" w:space="0" w:color="auto"/>
      </w:divBdr>
    </w:div>
    <w:div w:id="662783166">
      <w:bodyDiv w:val="1"/>
      <w:marLeft w:val="0"/>
      <w:marRight w:val="0"/>
      <w:marTop w:val="0"/>
      <w:marBottom w:val="0"/>
      <w:divBdr>
        <w:top w:val="none" w:sz="0" w:space="0" w:color="auto"/>
        <w:left w:val="none" w:sz="0" w:space="0" w:color="auto"/>
        <w:bottom w:val="none" w:sz="0" w:space="0" w:color="auto"/>
        <w:right w:val="none" w:sz="0" w:space="0" w:color="auto"/>
      </w:divBdr>
    </w:div>
    <w:div w:id="703019214">
      <w:bodyDiv w:val="1"/>
      <w:marLeft w:val="0"/>
      <w:marRight w:val="0"/>
      <w:marTop w:val="0"/>
      <w:marBottom w:val="0"/>
      <w:divBdr>
        <w:top w:val="none" w:sz="0" w:space="0" w:color="auto"/>
        <w:left w:val="none" w:sz="0" w:space="0" w:color="auto"/>
        <w:bottom w:val="none" w:sz="0" w:space="0" w:color="auto"/>
        <w:right w:val="none" w:sz="0" w:space="0" w:color="auto"/>
      </w:divBdr>
    </w:div>
    <w:div w:id="711151910">
      <w:bodyDiv w:val="1"/>
      <w:marLeft w:val="0"/>
      <w:marRight w:val="0"/>
      <w:marTop w:val="0"/>
      <w:marBottom w:val="0"/>
      <w:divBdr>
        <w:top w:val="none" w:sz="0" w:space="0" w:color="auto"/>
        <w:left w:val="none" w:sz="0" w:space="0" w:color="auto"/>
        <w:bottom w:val="none" w:sz="0" w:space="0" w:color="auto"/>
        <w:right w:val="none" w:sz="0" w:space="0" w:color="auto"/>
      </w:divBdr>
    </w:div>
    <w:div w:id="711537456">
      <w:bodyDiv w:val="1"/>
      <w:marLeft w:val="0"/>
      <w:marRight w:val="0"/>
      <w:marTop w:val="0"/>
      <w:marBottom w:val="0"/>
      <w:divBdr>
        <w:top w:val="none" w:sz="0" w:space="0" w:color="auto"/>
        <w:left w:val="none" w:sz="0" w:space="0" w:color="auto"/>
        <w:bottom w:val="none" w:sz="0" w:space="0" w:color="auto"/>
        <w:right w:val="none" w:sz="0" w:space="0" w:color="auto"/>
      </w:divBdr>
    </w:div>
    <w:div w:id="743453452">
      <w:bodyDiv w:val="1"/>
      <w:marLeft w:val="0"/>
      <w:marRight w:val="0"/>
      <w:marTop w:val="0"/>
      <w:marBottom w:val="0"/>
      <w:divBdr>
        <w:top w:val="none" w:sz="0" w:space="0" w:color="auto"/>
        <w:left w:val="none" w:sz="0" w:space="0" w:color="auto"/>
        <w:bottom w:val="none" w:sz="0" w:space="0" w:color="auto"/>
        <w:right w:val="none" w:sz="0" w:space="0" w:color="auto"/>
      </w:divBdr>
    </w:div>
    <w:div w:id="747580936">
      <w:bodyDiv w:val="1"/>
      <w:marLeft w:val="0"/>
      <w:marRight w:val="0"/>
      <w:marTop w:val="0"/>
      <w:marBottom w:val="0"/>
      <w:divBdr>
        <w:top w:val="none" w:sz="0" w:space="0" w:color="auto"/>
        <w:left w:val="none" w:sz="0" w:space="0" w:color="auto"/>
        <w:bottom w:val="none" w:sz="0" w:space="0" w:color="auto"/>
        <w:right w:val="none" w:sz="0" w:space="0" w:color="auto"/>
      </w:divBdr>
    </w:div>
    <w:div w:id="765535323">
      <w:bodyDiv w:val="1"/>
      <w:marLeft w:val="0"/>
      <w:marRight w:val="0"/>
      <w:marTop w:val="0"/>
      <w:marBottom w:val="0"/>
      <w:divBdr>
        <w:top w:val="none" w:sz="0" w:space="0" w:color="auto"/>
        <w:left w:val="none" w:sz="0" w:space="0" w:color="auto"/>
        <w:bottom w:val="none" w:sz="0" w:space="0" w:color="auto"/>
        <w:right w:val="none" w:sz="0" w:space="0" w:color="auto"/>
      </w:divBdr>
    </w:div>
    <w:div w:id="769589259">
      <w:bodyDiv w:val="1"/>
      <w:marLeft w:val="0"/>
      <w:marRight w:val="0"/>
      <w:marTop w:val="0"/>
      <w:marBottom w:val="0"/>
      <w:divBdr>
        <w:top w:val="none" w:sz="0" w:space="0" w:color="auto"/>
        <w:left w:val="none" w:sz="0" w:space="0" w:color="auto"/>
        <w:bottom w:val="none" w:sz="0" w:space="0" w:color="auto"/>
        <w:right w:val="none" w:sz="0" w:space="0" w:color="auto"/>
      </w:divBdr>
      <w:divsChild>
        <w:div w:id="646518841">
          <w:marLeft w:val="0"/>
          <w:marRight w:val="0"/>
          <w:marTop w:val="0"/>
          <w:marBottom w:val="0"/>
          <w:divBdr>
            <w:top w:val="none" w:sz="0" w:space="0" w:color="auto"/>
            <w:left w:val="none" w:sz="0" w:space="0" w:color="auto"/>
            <w:bottom w:val="none" w:sz="0" w:space="0" w:color="auto"/>
            <w:right w:val="none" w:sz="0" w:space="0" w:color="auto"/>
          </w:divBdr>
        </w:div>
        <w:div w:id="1215046269">
          <w:marLeft w:val="0"/>
          <w:marRight w:val="0"/>
          <w:marTop w:val="0"/>
          <w:marBottom w:val="0"/>
          <w:divBdr>
            <w:top w:val="none" w:sz="0" w:space="0" w:color="auto"/>
            <w:left w:val="none" w:sz="0" w:space="0" w:color="auto"/>
            <w:bottom w:val="none" w:sz="0" w:space="0" w:color="auto"/>
            <w:right w:val="none" w:sz="0" w:space="0" w:color="auto"/>
          </w:divBdr>
        </w:div>
      </w:divsChild>
    </w:div>
    <w:div w:id="778372829">
      <w:bodyDiv w:val="1"/>
      <w:marLeft w:val="0"/>
      <w:marRight w:val="0"/>
      <w:marTop w:val="0"/>
      <w:marBottom w:val="0"/>
      <w:divBdr>
        <w:top w:val="none" w:sz="0" w:space="0" w:color="auto"/>
        <w:left w:val="none" w:sz="0" w:space="0" w:color="auto"/>
        <w:bottom w:val="none" w:sz="0" w:space="0" w:color="auto"/>
        <w:right w:val="none" w:sz="0" w:space="0" w:color="auto"/>
      </w:divBdr>
    </w:div>
    <w:div w:id="829709618">
      <w:bodyDiv w:val="1"/>
      <w:marLeft w:val="0"/>
      <w:marRight w:val="0"/>
      <w:marTop w:val="0"/>
      <w:marBottom w:val="0"/>
      <w:divBdr>
        <w:top w:val="none" w:sz="0" w:space="0" w:color="auto"/>
        <w:left w:val="none" w:sz="0" w:space="0" w:color="auto"/>
        <w:bottom w:val="none" w:sz="0" w:space="0" w:color="auto"/>
        <w:right w:val="none" w:sz="0" w:space="0" w:color="auto"/>
      </w:divBdr>
    </w:div>
    <w:div w:id="843284166">
      <w:bodyDiv w:val="1"/>
      <w:marLeft w:val="0"/>
      <w:marRight w:val="0"/>
      <w:marTop w:val="0"/>
      <w:marBottom w:val="0"/>
      <w:divBdr>
        <w:top w:val="none" w:sz="0" w:space="0" w:color="auto"/>
        <w:left w:val="none" w:sz="0" w:space="0" w:color="auto"/>
        <w:bottom w:val="none" w:sz="0" w:space="0" w:color="auto"/>
        <w:right w:val="none" w:sz="0" w:space="0" w:color="auto"/>
      </w:divBdr>
    </w:div>
    <w:div w:id="855458103">
      <w:bodyDiv w:val="1"/>
      <w:marLeft w:val="0"/>
      <w:marRight w:val="0"/>
      <w:marTop w:val="0"/>
      <w:marBottom w:val="0"/>
      <w:divBdr>
        <w:top w:val="none" w:sz="0" w:space="0" w:color="auto"/>
        <w:left w:val="none" w:sz="0" w:space="0" w:color="auto"/>
        <w:bottom w:val="none" w:sz="0" w:space="0" w:color="auto"/>
        <w:right w:val="none" w:sz="0" w:space="0" w:color="auto"/>
      </w:divBdr>
    </w:div>
    <w:div w:id="875508906">
      <w:bodyDiv w:val="1"/>
      <w:marLeft w:val="0"/>
      <w:marRight w:val="0"/>
      <w:marTop w:val="0"/>
      <w:marBottom w:val="0"/>
      <w:divBdr>
        <w:top w:val="none" w:sz="0" w:space="0" w:color="auto"/>
        <w:left w:val="none" w:sz="0" w:space="0" w:color="auto"/>
        <w:bottom w:val="none" w:sz="0" w:space="0" w:color="auto"/>
        <w:right w:val="none" w:sz="0" w:space="0" w:color="auto"/>
      </w:divBdr>
    </w:div>
    <w:div w:id="881748961">
      <w:bodyDiv w:val="1"/>
      <w:marLeft w:val="0"/>
      <w:marRight w:val="0"/>
      <w:marTop w:val="0"/>
      <w:marBottom w:val="0"/>
      <w:divBdr>
        <w:top w:val="none" w:sz="0" w:space="0" w:color="auto"/>
        <w:left w:val="none" w:sz="0" w:space="0" w:color="auto"/>
        <w:bottom w:val="none" w:sz="0" w:space="0" w:color="auto"/>
        <w:right w:val="none" w:sz="0" w:space="0" w:color="auto"/>
      </w:divBdr>
    </w:div>
    <w:div w:id="886532720">
      <w:bodyDiv w:val="1"/>
      <w:marLeft w:val="0"/>
      <w:marRight w:val="0"/>
      <w:marTop w:val="0"/>
      <w:marBottom w:val="0"/>
      <w:divBdr>
        <w:top w:val="none" w:sz="0" w:space="0" w:color="auto"/>
        <w:left w:val="none" w:sz="0" w:space="0" w:color="auto"/>
        <w:bottom w:val="none" w:sz="0" w:space="0" w:color="auto"/>
        <w:right w:val="none" w:sz="0" w:space="0" w:color="auto"/>
      </w:divBdr>
    </w:div>
    <w:div w:id="895625470">
      <w:bodyDiv w:val="1"/>
      <w:marLeft w:val="0"/>
      <w:marRight w:val="0"/>
      <w:marTop w:val="0"/>
      <w:marBottom w:val="0"/>
      <w:divBdr>
        <w:top w:val="none" w:sz="0" w:space="0" w:color="auto"/>
        <w:left w:val="none" w:sz="0" w:space="0" w:color="auto"/>
        <w:bottom w:val="none" w:sz="0" w:space="0" w:color="auto"/>
        <w:right w:val="none" w:sz="0" w:space="0" w:color="auto"/>
      </w:divBdr>
    </w:div>
    <w:div w:id="907299078">
      <w:bodyDiv w:val="1"/>
      <w:marLeft w:val="0"/>
      <w:marRight w:val="0"/>
      <w:marTop w:val="0"/>
      <w:marBottom w:val="0"/>
      <w:divBdr>
        <w:top w:val="none" w:sz="0" w:space="0" w:color="auto"/>
        <w:left w:val="none" w:sz="0" w:space="0" w:color="auto"/>
        <w:bottom w:val="none" w:sz="0" w:space="0" w:color="auto"/>
        <w:right w:val="none" w:sz="0" w:space="0" w:color="auto"/>
      </w:divBdr>
    </w:div>
    <w:div w:id="914365767">
      <w:bodyDiv w:val="1"/>
      <w:marLeft w:val="0"/>
      <w:marRight w:val="0"/>
      <w:marTop w:val="0"/>
      <w:marBottom w:val="0"/>
      <w:divBdr>
        <w:top w:val="none" w:sz="0" w:space="0" w:color="auto"/>
        <w:left w:val="none" w:sz="0" w:space="0" w:color="auto"/>
        <w:bottom w:val="none" w:sz="0" w:space="0" w:color="auto"/>
        <w:right w:val="none" w:sz="0" w:space="0" w:color="auto"/>
      </w:divBdr>
    </w:div>
    <w:div w:id="940181663">
      <w:bodyDiv w:val="1"/>
      <w:marLeft w:val="0"/>
      <w:marRight w:val="0"/>
      <w:marTop w:val="0"/>
      <w:marBottom w:val="0"/>
      <w:divBdr>
        <w:top w:val="none" w:sz="0" w:space="0" w:color="auto"/>
        <w:left w:val="none" w:sz="0" w:space="0" w:color="auto"/>
        <w:bottom w:val="none" w:sz="0" w:space="0" w:color="auto"/>
        <w:right w:val="none" w:sz="0" w:space="0" w:color="auto"/>
      </w:divBdr>
    </w:div>
    <w:div w:id="964578618">
      <w:bodyDiv w:val="1"/>
      <w:marLeft w:val="0"/>
      <w:marRight w:val="0"/>
      <w:marTop w:val="0"/>
      <w:marBottom w:val="0"/>
      <w:divBdr>
        <w:top w:val="none" w:sz="0" w:space="0" w:color="auto"/>
        <w:left w:val="none" w:sz="0" w:space="0" w:color="auto"/>
        <w:bottom w:val="none" w:sz="0" w:space="0" w:color="auto"/>
        <w:right w:val="none" w:sz="0" w:space="0" w:color="auto"/>
      </w:divBdr>
    </w:div>
    <w:div w:id="967009512">
      <w:bodyDiv w:val="1"/>
      <w:marLeft w:val="0"/>
      <w:marRight w:val="0"/>
      <w:marTop w:val="0"/>
      <w:marBottom w:val="0"/>
      <w:divBdr>
        <w:top w:val="none" w:sz="0" w:space="0" w:color="auto"/>
        <w:left w:val="none" w:sz="0" w:space="0" w:color="auto"/>
        <w:bottom w:val="none" w:sz="0" w:space="0" w:color="auto"/>
        <w:right w:val="none" w:sz="0" w:space="0" w:color="auto"/>
      </w:divBdr>
    </w:div>
    <w:div w:id="967394215">
      <w:bodyDiv w:val="1"/>
      <w:marLeft w:val="0"/>
      <w:marRight w:val="0"/>
      <w:marTop w:val="0"/>
      <w:marBottom w:val="0"/>
      <w:divBdr>
        <w:top w:val="none" w:sz="0" w:space="0" w:color="auto"/>
        <w:left w:val="none" w:sz="0" w:space="0" w:color="auto"/>
        <w:bottom w:val="none" w:sz="0" w:space="0" w:color="auto"/>
        <w:right w:val="none" w:sz="0" w:space="0" w:color="auto"/>
      </w:divBdr>
    </w:div>
    <w:div w:id="972753369">
      <w:bodyDiv w:val="1"/>
      <w:marLeft w:val="0"/>
      <w:marRight w:val="0"/>
      <w:marTop w:val="0"/>
      <w:marBottom w:val="0"/>
      <w:divBdr>
        <w:top w:val="none" w:sz="0" w:space="0" w:color="auto"/>
        <w:left w:val="none" w:sz="0" w:space="0" w:color="auto"/>
        <w:bottom w:val="none" w:sz="0" w:space="0" w:color="auto"/>
        <w:right w:val="none" w:sz="0" w:space="0" w:color="auto"/>
      </w:divBdr>
    </w:div>
    <w:div w:id="988092866">
      <w:bodyDiv w:val="1"/>
      <w:marLeft w:val="0"/>
      <w:marRight w:val="0"/>
      <w:marTop w:val="0"/>
      <w:marBottom w:val="0"/>
      <w:divBdr>
        <w:top w:val="none" w:sz="0" w:space="0" w:color="auto"/>
        <w:left w:val="none" w:sz="0" w:space="0" w:color="auto"/>
        <w:bottom w:val="none" w:sz="0" w:space="0" w:color="auto"/>
        <w:right w:val="none" w:sz="0" w:space="0" w:color="auto"/>
      </w:divBdr>
    </w:div>
    <w:div w:id="992684932">
      <w:bodyDiv w:val="1"/>
      <w:marLeft w:val="0"/>
      <w:marRight w:val="0"/>
      <w:marTop w:val="0"/>
      <w:marBottom w:val="0"/>
      <w:divBdr>
        <w:top w:val="none" w:sz="0" w:space="0" w:color="auto"/>
        <w:left w:val="none" w:sz="0" w:space="0" w:color="auto"/>
        <w:bottom w:val="none" w:sz="0" w:space="0" w:color="auto"/>
        <w:right w:val="none" w:sz="0" w:space="0" w:color="auto"/>
      </w:divBdr>
    </w:div>
    <w:div w:id="1009524547">
      <w:bodyDiv w:val="1"/>
      <w:marLeft w:val="0"/>
      <w:marRight w:val="0"/>
      <w:marTop w:val="0"/>
      <w:marBottom w:val="0"/>
      <w:divBdr>
        <w:top w:val="none" w:sz="0" w:space="0" w:color="auto"/>
        <w:left w:val="none" w:sz="0" w:space="0" w:color="auto"/>
        <w:bottom w:val="none" w:sz="0" w:space="0" w:color="auto"/>
        <w:right w:val="none" w:sz="0" w:space="0" w:color="auto"/>
      </w:divBdr>
    </w:div>
    <w:div w:id="1014651016">
      <w:bodyDiv w:val="1"/>
      <w:marLeft w:val="0"/>
      <w:marRight w:val="0"/>
      <w:marTop w:val="0"/>
      <w:marBottom w:val="0"/>
      <w:divBdr>
        <w:top w:val="none" w:sz="0" w:space="0" w:color="auto"/>
        <w:left w:val="none" w:sz="0" w:space="0" w:color="auto"/>
        <w:bottom w:val="none" w:sz="0" w:space="0" w:color="auto"/>
        <w:right w:val="none" w:sz="0" w:space="0" w:color="auto"/>
      </w:divBdr>
    </w:div>
    <w:div w:id="1026558257">
      <w:bodyDiv w:val="1"/>
      <w:marLeft w:val="0"/>
      <w:marRight w:val="0"/>
      <w:marTop w:val="0"/>
      <w:marBottom w:val="0"/>
      <w:divBdr>
        <w:top w:val="none" w:sz="0" w:space="0" w:color="auto"/>
        <w:left w:val="none" w:sz="0" w:space="0" w:color="auto"/>
        <w:bottom w:val="none" w:sz="0" w:space="0" w:color="auto"/>
        <w:right w:val="none" w:sz="0" w:space="0" w:color="auto"/>
      </w:divBdr>
    </w:div>
    <w:div w:id="1026904441">
      <w:bodyDiv w:val="1"/>
      <w:marLeft w:val="0"/>
      <w:marRight w:val="0"/>
      <w:marTop w:val="0"/>
      <w:marBottom w:val="0"/>
      <w:divBdr>
        <w:top w:val="none" w:sz="0" w:space="0" w:color="auto"/>
        <w:left w:val="none" w:sz="0" w:space="0" w:color="auto"/>
        <w:bottom w:val="none" w:sz="0" w:space="0" w:color="auto"/>
        <w:right w:val="none" w:sz="0" w:space="0" w:color="auto"/>
      </w:divBdr>
    </w:div>
    <w:div w:id="1074165710">
      <w:bodyDiv w:val="1"/>
      <w:marLeft w:val="0"/>
      <w:marRight w:val="0"/>
      <w:marTop w:val="0"/>
      <w:marBottom w:val="0"/>
      <w:divBdr>
        <w:top w:val="none" w:sz="0" w:space="0" w:color="auto"/>
        <w:left w:val="none" w:sz="0" w:space="0" w:color="auto"/>
        <w:bottom w:val="none" w:sz="0" w:space="0" w:color="auto"/>
        <w:right w:val="none" w:sz="0" w:space="0" w:color="auto"/>
      </w:divBdr>
    </w:div>
    <w:div w:id="1075468231">
      <w:bodyDiv w:val="1"/>
      <w:marLeft w:val="0"/>
      <w:marRight w:val="0"/>
      <w:marTop w:val="0"/>
      <w:marBottom w:val="0"/>
      <w:divBdr>
        <w:top w:val="none" w:sz="0" w:space="0" w:color="auto"/>
        <w:left w:val="none" w:sz="0" w:space="0" w:color="auto"/>
        <w:bottom w:val="none" w:sz="0" w:space="0" w:color="auto"/>
        <w:right w:val="none" w:sz="0" w:space="0" w:color="auto"/>
      </w:divBdr>
    </w:div>
    <w:div w:id="1097290785">
      <w:bodyDiv w:val="1"/>
      <w:marLeft w:val="0"/>
      <w:marRight w:val="0"/>
      <w:marTop w:val="0"/>
      <w:marBottom w:val="0"/>
      <w:divBdr>
        <w:top w:val="none" w:sz="0" w:space="0" w:color="auto"/>
        <w:left w:val="none" w:sz="0" w:space="0" w:color="auto"/>
        <w:bottom w:val="none" w:sz="0" w:space="0" w:color="auto"/>
        <w:right w:val="none" w:sz="0" w:space="0" w:color="auto"/>
      </w:divBdr>
    </w:div>
    <w:div w:id="1099066463">
      <w:bodyDiv w:val="1"/>
      <w:marLeft w:val="0"/>
      <w:marRight w:val="0"/>
      <w:marTop w:val="0"/>
      <w:marBottom w:val="0"/>
      <w:divBdr>
        <w:top w:val="none" w:sz="0" w:space="0" w:color="auto"/>
        <w:left w:val="none" w:sz="0" w:space="0" w:color="auto"/>
        <w:bottom w:val="none" w:sz="0" w:space="0" w:color="auto"/>
        <w:right w:val="none" w:sz="0" w:space="0" w:color="auto"/>
      </w:divBdr>
    </w:div>
    <w:div w:id="1130703776">
      <w:bodyDiv w:val="1"/>
      <w:marLeft w:val="0"/>
      <w:marRight w:val="0"/>
      <w:marTop w:val="0"/>
      <w:marBottom w:val="0"/>
      <w:divBdr>
        <w:top w:val="none" w:sz="0" w:space="0" w:color="auto"/>
        <w:left w:val="none" w:sz="0" w:space="0" w:color="auto"/>
        <w:bottom w:val="none" w:sz="0" w:space="0" w:color="auto"/>
        <w:right w:val="none" w:sz="0" w:space="0" w:color="auto"/>
      </w:divBdr>
    </w:div>
    <w:div w:id="1157765755">
      <w:bodyDiv w:val="1"/>
      <w:marLeft w:val="0"/>
      <w:marRight w:val="0"/>
      <w:marTop w:val="0"/>
      <w:marBottom w:val="0"/>
      <w:divBdr>
        <w:top w:val="none" w:sz="0" w:space="0" w:color="auto"/>
        <w:left w:val="none" w:sz="0" w:space="0" w:color="auto"/>
        <w:bottom w:val="none" w:sz="0" w:space="0" w:color="auto"/>
        <w:right w:val="none" w:sz="0" w:space="0" w:color="auto"/>
      </w:divBdr>
    </w:div>
    <w:div w:id="1214389756">
      <w:bodyDiv w:val="1"/>
      <w:marLeft w:val="0"/>
      <w:marRight w:val="0"/>
      <w:marTop w:val="0"/>
      <w:marBottom w:val="0"/>
      <w:divBdr>
        <w:top w:val="none" w:sz="0" w:space="0" w:color="auto"/>
        <w:left w:val="none" w:sz="0" w:space="0" w:color="auto"/>
        <w:bottom w:val="none" w:sz="0" w:space="0" w:color="auto"/>
        <w:right w:val="none" w:sz="0" w:space="0" w:color="auto"/>
      </w:divBdr>
    </w:div>
    <w:div w:id="1214853617">
      <w:bodyDiv w:val="1"/>
      <w:marLeft w:val="0"/>
      <w:marRight w:val="0"/>
      <w:marTop w:val="0"/>
      <w:marBottom w:val="0"/>
      <w:divBdr>
        <w:top w:val="none" w:sz="0" w:space="0" w:color="auto"/>
        <w:left w:val="none" w:sz="0" w:space="0" w:color="auto"/>
        <w:bottom w:val="none" w:sz="0" w:space="0" w:color="auto"/>
        <w:right w:val="none" w:sz="0" w:space="0" w:color="auto"/>
      </w:divBdr>
    </w:div>
    <w:div w:id="1216359519">
      <w:bodyDiv w:val="1"/>
      <w:marLeft w:val="0"/>
      <w:marRight w:val="0"/>
      <w:marTop w:val="0"/>
      <w:marBottom w:val="0"/>
      <w:divBdr>
        <w:top w:val="none" w:sz="0" w:space="0" w:color="auto"/>
        <w:left w:val="none" w:sz="0" w:space="0" w:color="auto"/>
        <w:bottom w:val="none" w:sz="0" w:space="0" w:color="auto"/>
        <w:right w:val="none" w:sz="0" w:space="0" w:color="auto"/>
      </w:divBdr>
      <w:divsChild>
        <w:div w:id="219051409">
          <w:marLeft w:val="0"/>
          <w:marRight w:val="0"/>
          <w:marTop w:val="0"/>
          <w:marBottom w:val="0"/>
          <w:divBdr>
            <w:top w:val="none" w:sz="0" w:space="0" w:color="auto"/>
            <w:left w:val="none" w:sz="0" w:space="0" w:color="auto"/>
            <w:bottom w:val="none" w:sz="0" w:space="0" w:color="auto"/>
            <w:right w:val="none" w:sz="0" w:space="0" w:color="auto"/>
          </w:divBdr>
        </w:div>
        <w:div w:id="722799886">
          <w:marLeft w:val="0"/>
          <w:marRight w:val="0"/>
          <w:marTop w:val="0"/>
          <w:marBottom w:val="0"/>
          <w:divBdr>
            <w:top w:val="none" w:sz="0" w:space="0" w:color="auto"/>
            <w:left w:val="none" w:sz="0" w:space="0" w:color="auto"/>
            <w:bottom w:val="none" w:sz="0" w:space="0" w:color="auto"/>
            <w:right w:val="none" w:sz="0" w:space="0" w:color="auto"/>
          </w:divBdr>
        </w:div>
        <w:div w:id="874582700">
          <w:marLeft w:val="0"/>
          <w:marRight w:val="0"/>
          <w:marTop w:val="0"/>
          <w:marBottom w:val="0"/>
          <w:divBdr>
            <w:top w:val="none" w:sz="0" w:space="0" w:color="auto"/>
            <w:left w:val="none" w:sz="0" w:space="0" w:color="auto"/>
            <w:bottom w:val="none" w:sz="0" w:space="0" w:color="auto"/>
            <w:right w:val="none" w:sz="0" w:space="0" w:color="auto"/>
          </w:divBdr>
        </w:div>
        <w:div w:id="1289552673">
          <w:marLeft w:val="0"/>
          <w:marRight w:val="0"/>
          <w:marTop w:val="0"/>
          <w:marBottom w:val="0"/>
          <w:divBdr>
            <w:top w:val="none" w:sz="0" w:space="0" w:color="auto"/>
            <w:left w:val="none" w:sz="0" w:space="0" w:color="auto"/>
            <w:bottom w:val="none" w:sz="0" w:space="0" w:color="auto"/>
            <w:right w:val="none" w:sz="0" w:space="0" w:color="auto"/>
          </w:divBdr>
        </w:div>
        <w:div w:id="1473212765">
          <w:marLeft w:val="0"/>
          <w:marRight w:val="0"/>
          <w:marTop w:val="0"/>
          <w:marBottom w:val="0"/>
          <w:divBdr>
            <w:top w:val="none" w:sz="0" w:space="0" w:color="auto"/>
            <w:left w:val="none" w:sz="0" w:space="0" w:color="auto"/>
            <w:bottom w:val="none" w:sz="0" w:space="0" w:color="auto"/>
            <w:right w:val="none" w:sz="0" w:space="0" w:color="auto"/>
          </w:divBdr>
        </w:div>
        <w:div w:id="1862428259">
          <w:marLeft w:val="0"/>
          <w:marRight w:val="0"/>
          <w:marTop w:val="0"/>
          <w:marBottom w:val="0"/>
          <w:divBdr>
            <w:top w:val="none" w:sz="0" w:space="0" w:color="auto"/>
            <w:left w:val="none" w:sz="0" w:space="0" w:color="auto"/>
            <w:bottom w:val="none" w:sz="0" w:space="0" w:color="auto"/>
            <w:right w:val="none" w:sz="0" w:space="0" w:color="auto"/>
          </w:divBdr>
        </w:div>
        <w:div w:id="1941789307">
          <w:marLeft w:val="0"/>
          <w:marRight w:val="0"/>
          <w:marTop w:val="0"/>
          <w:marBottom w:val="0"/>
          <w:divBdr>
            <w:top w:val="none" w:sz="0" w:space="0" w:color="auto"/>
            <w:left w:val="none" w:sz="0" w:space="0" w:color="auto"/>
            <w:bottom w:val="none" w:sz="0" w:space="0" w:color="auto"/>
            <w:right w:val="none" w:sz="0" w:space="0" w:color="auto"/>
          </w:divBdr>
        </w:div>
      </w:divsChild>
    </w:div>
    <w:div w:id="1223563267">
      <w:bodyDiv w:val="1"/>
      <w:marLeft w:val="0"/>
      <w:marRight w:val="0"/>
      <w:marTop w:val="0"/>
      <w:marBottom w:val="0"/>
      <w:divBdr>
        <w:top w:val="none" w:sz="0" w:space="0" w:color="auto"/>
        <w:left w:val="none" w:sz="0" w:space="0" w:color="auto"/>
        <w:bottom w:val="none" w:sz="0" w:space="0" w:color="auto"/>
        <w:right w:val="none" w:sz="0" w:space="0" w:color="auto"/>
      </w:divBdr>
    </w:div>
    <w:div w:id="1248811241">
      <w:bodyDiv w:val="1"/>
      <w:marLeft w:val="0"/>
      <w:marRight w:val="0"/>
      <w:marTop w:val="0"/>
      <w:marBottom w:val="0"/>
      <w:divBdr>
        <w:top w:val="none" w:sz="0" w:space="0" w:color="auto"/>
        <w:left w:val="none" w:sz="0" w:space="0" w:color="auto"/>
        <w:bottom w:val="none" w:sz="0" w:space="0" w:color="auto"/>
        <w:right w:val="none" w:sz="0" w:space="0" w:color="auto"/>
      </w:divBdr>
    </w:div>
    <w:div w:id="1256014046">
      <w:bodyDiv w:val="1"/>
      <w:marLeft w:val="0"/>
      <w:marRight w:val="0"/>
      <w:marTop w:val="0"/>
      <w:marBottom w:val="0"/>
      <w:divBdr>
        <w:top w:val="none" w:sz="0" w:space="0" w:color="auto"/>
        <w:left w:val="none" w:sz="0" w:space="0" w:color="auto"/>
        <w:bottom w:val="none" w:sz="0" w:space="0" w:color="auto"/>
        <w:right w:val="none" w:sz="0" w:space="0" w:color="auto"/>
      </w:divBdr>
    </w:div>
    <w:div w:id="1262303551">
      <w:bodyDiv w:val="1"/>
      <w:marLeft w:val="0"/>
      <w:marRight w:val="0"/>
      <w:marTop w:val="0"/>
      <w:marBottom w:val="0"/>
      <w:divBdr>
        <w:top w:val="none" w:sz="0" w:space="0" w:color="auto"/>
        <w:left w:val="none" w:sz="0" w:space="0" w:color="auto"/>
        <w:bottom w:val="none" w:sz="0" w:space="0" w:color="auto"/>
        <w:right w:val="none" w:sz="0" w:space="0" w:color="auto"/>
      </w:divBdr>
    </w:div>
    <w:div w:id="1285311228">
      <w:bodyDiv w:val="1"/>
      <w:marLeft w:val="0"/>
      <w:marRight w:val="0"/>
      <w:marTop w:val="0"/>
      <w:marBottom w:val="0"/>
      <w:divBdr>
        <w:top w:val="none" w:sz="0" w:space="0" w:color="auto"/>
        <w:left w:val="none" w:sz="0" w:space="0" w:color="auto"/>
        <w:bottom w:val="none" w:sz="0" w:space="0" w:color="auto"/>
        <w:right w:val="none" w:sz="0" w:space="0" w:color="auto"/>
      </w:divBdr>
    </w:div>
    <w:div w:id="1293829658">
      <w:bodyDiv w:val="1"/>
      <w:marLeft w:val="0"/>
      <w:marRight w:val="0"/>
      <w:marTop w:val="0"/>
      <w:marBottom w:val="0"/>
      <w:divBdr>
        <w:top w:val="none" w:sz="0" w:space="0" w:color="auto"/>
        <w:left w:val="none" w:sz="0" w:space="0" w:color="auto"/>
        <w:bottom w:val="none" w:sz="0" w:space="0" w:color="auto"/>
        <w:right w:val="none" w:sz="0" w:space="0" w:color="auto"/>
      </w:divBdr>
    </w:div>
    <w:div w:id="1294559254">
      <w:bodyDiv w:val="1"/>
      <w:marLeft w:val="0"/>
      <w:marRight w:val="0"/>
      <w:marTop w:val="0"/>
      <w:marBottom w:val="0"/>
      <w:divBdr>
        <w:top w:val="none" w:sz="0" w:space="0" w:color="auto"/>
        <w:left w:val="none" w:sz="0" w:space="0" w:color="auto"/>
        <w:bottom w:val="none" w:sz="0" w:space="0" w:color="auto"/>
        <w:right w:val="none" w:sz="0" w:space="0" w:color="auto"/>
      </w:divBdr>
    </w:div>
    <w:div w:id="1299341268">
      <w:bodyDiv w:val="1"/>
      <w:marLeft w:val="0"/>
      <w:marRight w:val="0"/>
      <w:marTop w:val="0"/>
      <w:marBottom w:val="0"/>
      <w:divBdr>
        <w:top w:val="none" w:sz="0" w:space="0" w:color="auto"/>
        <w:left w:val="none" w:sz="0" w:space="0" w:color="auto"/>
        <w:bottom w:val="none" w:sz="0" w:space="0" w:color="auto"/>
        <w:right w:val="none" w:sz="0" w:space="0" w:color="auto"/>
      </w:divBdr>
    </w:div>
    <w:div w:id="1309480247">
      <w:bodyDiv w:val="1"/>
      <w:marLeft w:val="0"/>
      <w:marRight w:val="0"/>
      <w:marTop w:val="0"/>
      <w:marBottom w:val="0"/>
      <w:divBdr>
        <w:top w:val="none" w:sz="0" w:space="0" w:color="auto"/>
        <w:left w:val="none" w:sz="0" w:space="0" w:color="auto"/>
        <w:bottom w:val="none" w:sz="0" w:space="0" w:color="auto"/>
        <w:right w:val="none" w:sz="0" w:space="0" w:color="auto"/>
      </w:divBdr>
    </w:div>
    <w:div w:id="1314259958">
      <w:bodyDiv w:val="1"/>
      <w:marLeft w:val="0"/>
      <w:marRight w:val="0"/>
      <w:marTop w:val="0"/>
      <w:marBottom w:val="0"/>
      <w:divBdr>
        <w:top w:val="none" w:sz="0" w:space="0" w:color="auto"/>
        <w:left w:val="none" w:sz="0" w:space="0" w:color="auto"/>
        <w:bottom w:val="none" w:sz="0" w:space="0" w:color="auto"/>
        <w:right w:val="none" w:sz="0" w:space="0" w:color="auto"/>
      </w:divBdr>
    </w:div>
    <w:div w:id="1333878524">
      <w:bodyDiv w:val="1"/>
      <w:marLeft w:val="0"/>
      <w:marRight w:val="0"/>
      <w:marTop w:val="0"/>
      <w:marBottom w:val="0"/>
      <w:divBdr>
        <w:top w:val="none" w:sz="0" w:space="0" w:color="auto"/>
        <w:left w:val="none" w:sz="0" w:space="0" w:color="auto"/>
        <w:bottom w:val="none" w:sz="0" w:space="0" w:color="auto"/>
        <w:right w:val="none" w:sz="0" w:space="0" w:color="auto"/>
      </w:divBdr>
    </w:div>
    <w:div w:id="1392774899">
      <w:bodyDiv w:val="1"/>
      <w:marLeft w:val="0"/>
      <w:marRight w:val="0"/>
      <w:marTop w:val="0"/>
      <w:marBottom w:val="0"/>
      <w:divBdr>
        <w:top w:val="none" w:sz="0" w:space="0" w:color="auto"/>
        <w:left w:val="none" w:sz="0" w:space="0" w:color="auto"/>
        <w:bottom w:val="none" w:sz="0" w:space="0" w:color="auto"/>
        <w:right w:val="none" w:sz="0" w:space="0" w:color="auto"/>
      </w:divBdr>
    </w:div>
    <w:div w:id="1425571118">
      <w:bodyDiv w:val="1"/>
      <w:marLeft w:val="0"/>
      <w:marRight w:val="0"/>
      <w:marTop w:val="0"/>
      <w:marBottom w:val="0"/>
      <w:divBdr>
        <w:top w:val="none" w:sz="0" w:space="0" w:color="auto"/>
        <w:left w:val="none" w:sz="0" w:space="0" w:color="auto"/>
        <w:bottom w:val="none" w:sz="0" w:space="0" w:color="auto"/>
        <w:right w:val="none" w:sz="0" w:space="0" w:color="auto"/>
      </w:divBdr>
    </w:div>
    <w:div w:id="1478567173">
      <w:bodyDiv w:val="1"/>
      <w:marLeft w:val="0"/>
      <w:marRight w:val="0"/>
      <w:marTop w:val="0"/>
      <w:marBottom w:val="0"/>
      <w:divBdr>
        <w:top w:val="none" w:sz="0" w:space="0" w:color="auto"/>
        <w:left w:val="none" w:sz="0" w:space="0" w:color="auto"/>
        <w:bottom w:val="none" w:sz="0" w:space="0" w:color="auto"/>
        <w:right w:val="none" w:sz="0" w:space="0" w:color="auto"/>
      </w:divBdr>
    </w:div>
    <w:div w:id="1525243545">
      <w:bodyDiv w:val="1"/>
      <w:marLeft w:val="0"/>
      <w:marRight w:val="0"/>
      <w:marTop w:val="0"/>
      <w:marBottom w:val="0"/>
      <w:divBdr>
        <w:top w:val="none" w:sz="0" w:space="0" w:color="auto"/>
        <w:left w:val="none" w:sz="0" w:space="0" w:color="auto"/>
        <w:bottom w:val="none" w:sz="0" w:space="0" w:color="auto"/>
        <w:right w:val="none" w:sz="0" w:space="0" w:color="auto"/>
      </w:divBdr>
      <w:divsChild>
        <w:div w:id="1398823659">
          <w:marLeft w:val="0"/>
          <w:marRight w:val="0"/>
          <w:marTop w:val="0"/>
          <w:marBottom w:val="0"/>
          <w:divBdr>
            <w:top w:val="none" w:sz="0" w:space="0" w:color="auto"/>
            <w:left w:val="none" w:sz="0" w:space="0" w:color="auto"/>
            <w:bottom w:val="none" w:sz="0" w:space="0" w:color="auto"/>
            <w:right w:val="none" w:sz="0" w:space="0" w:color="auto"/>
          </w:divBdr>
        </w:div>
        <w:div w:id="1757242237">
          <w:marLeft w:val="0"/>
          <w:marRight w:val="0"/>
          <w:marTop w:val="0"/>
          <w:marBottom w:val="0"/>
          <w:divBdr>
            <w:top w:val="none" w:sz="0" w:space="0" w:color="auto"/>
            <w:left w:val="none" w:sz="0" w:space="0" w:color="auto"/>
            <w:bottom w:val="none" w:sz="0" w:space="0" w:color="auto"/>
            <w:right w:val="none" w:sz="0" w:space="0" w:color="auto"/>
          </w:divBdr>
        </w:div>
      </w:divsChild>
    </w:div>
    <w:div w:id="1535269770">
      <w:bodyDiv w:val="1"/>
      <w:marLeft w:val="0"/>
      <w:marRight w:val="0"/>
      <w:marTop w:val="0"/>
      <w:marBottom w:val="0"/>
      <w:divBdr>
        <w:top w:val="none" w:sz="0" w:space="0" w:color="auto"/>
        <w:left w:val="none" w:sz="0" w:space="0" w:color="auto"/>
        <w:bottom w:val="none" w:sz="0" w:space="0" w:color="auto"/>
        <w:right w:val="none" w:sz="0" w:space="0" w:color="auto"/>
      </w:divBdr>
      <w:divsChild>
        <w:div w:id="1457333029">
          <w:marLeft w:val="0"/>
          <w:marRight w:val="0"/>
          <w:marTop w:val="75"/>
          <w:marBottom w:val="75"/>
          <w:divBdr>
            <w:top w:val="none" w:sz="0" w:space="0" w:color="auto"/>
            <w:left w:val="none" w:sz="0" w:space="0" w:color="auto"/>
            <w:bottom w:val="none" w:sz="0" w:space="0" w:color="auto"/>
            <w:right w:val="none" w:sz="0" w:space="0" w:color="auto"/>
          </w:divBdr>
        </w:div>
      </w:divsChild>
    </w:div>
    <w:div w:id="1535733826">
      <w:bodyDiv w:val="1"/>
      <w:marLeft w:val="0"/>
      <w:marRight w:val="0"/>
      <w:marTop w:val="0"/>
      <w:marBottom w:val="0"/>
      <w:divBdr>
        <w:top w:val="none" w:sz="0" w:space="0" w:color="auto"/>
        <w:left w:val="none" w:sz="0" w:space="0" w:color="auto"/>
        <w:bottom w:val="none" w:sz="0" w:space="0" w:color="auto"/>
        <w:right w:val="none" w:sz="0" w:space="0" w:color="auto"/>
      </w:divBdr>
      <w:divsChild>
        <w:div w:id="136648595">
          <w:marLeft w:val="0"/>
          <w:marRight w:val="0"/>
          <w:marTop w:val="0"/>
          <w:marBottom w:val="0"/>
          <w:divBdr>
            <w:top w:val="none" w:sz="0" w:space="0" w:color="auto"/>
            <w:left w:val="none" w:sz="0" w:space="0" w:color="auto"/>
            <w:bottom w:val="none" w:sz="0" w:space="0" w:color="auto"/>
            <w:right w:val="none" w:sz="0" w:space="0" w:color="auto"/>
          </w:divBdr>
        </w:div>
        <w:div w:id="418722336">
          <w:marLeft w:val="0"/>
          <w:marRight w:val="0"/>
          <w:marTop w:val="0"/>
          <w:marBottom w:val="0"/>
          <w:divBdr>
            <w:top w:val="none" w:sz="0" w:space="0" w:color="auto"/>
            <w:left w:val="none" w:sz="0" w:space="0" w:color="auto"/>
            <w:bottom w:val="none" w:sz="0" w:space="0" w:color="auto"/>
            <w:right w:val="none" w:sz="0" w:space="0" w:color="auto"/>
          </w:divBdr>
        </w:div>
        <w:div w:id="568852656">
          <w:marLeft w:val="0"/>
          <w:marRight w:val="0"/>
          <w:marTop w:val="0"/>
          <w:marBottom w:val="0"/>
          <w:divBdr>
            <w:top w:val="none" w:sz="0" w:space="0" w:color="auto"/>
            <w:left w:val="none" w:sz="0" w:space="0" w:color="auto"/>
            <w:bottom w:val="none" w:sz="0" w:space="0" w:color="auto"/>
            <w:right w:val="none" w:sz="0" w:space="0" w:color="auto"/>
          </w:divBdr>
        </w:div>
        <w:div w:id="950475445">
          <w:marLeft w:val="0"/>
          <w:marRight w:val="0"/>
          <w:marTop w:val="0"/>
          <w:marBottom w:val="0"/>
          <w:divBdr>
            <w:top w:val="none" w:sz="0" w:space="0" w:color="auto"/>
            <w:left w:val="none" w:sz="0" w:space="0" w:color="auto"/>
            <w:bottom w:val="none" w:sz="0" w:space="0" w:color="auto"/>
            <w:right w:val="none" w:sz="0" w:space="0" w:color="auto"/>
          </w:divBdr>
        </w:div>
        <w:div w:id="1216351807">
          <w:marLeft w:val="0"/>
          <w:marRight w:val="0"/>
          <w:marTop w:val="0"/>
          <w:marBottom w:val="0"/>
          <w:divBdr>
            <w:top w:val="none" w:sz="0" w:space="0" w:color="auto"/>
            <w:left w:val="none" w:sz="0" w:space="0" w:color="auto"/>
            <w:bottom w:val="none" w:sz="0" w:space="0" w:color="auto"/>
            <w:right w:val="none" w:sz="0" w:space="0" w:color="auto"/>
          </w:divBdr>
        </w:div>
        <w:div w:id="1744255471">
          <w:marLeft w:val="0"/>
          <w:marRight w:val="0"/>
          <w:marTop w:val="0"/>
          <w:marBottom w:val="0"/>
          <w:divBdr>
            <w:top w:val="none" w:sz="0" w:space="0" w:color="auto"/>
            <w:left w:val="none" w:sz="0" w:space="0" w:color="auto"/>
            <w:bottom w:val="none" w:sz="0" w:space="0" w:color="auto"/>
            <w:right w:val="none" w:sz="0" w:space="0" w:color="auto"/>
          </w:divBdr>
        </w:div>
        <w:div w:id="2042314711">
          <w:marLeft w:val="0"/>
          <w:marRight w:val="0"/>
          <w:marTop w:val="0"/>
          <w:marBottom w:val="0"/>
          <w:divBdr>
            <w:top w:val="none" w:sz="0" w:space="0" w:color="auto"/>
            <w:left w:val="none" w:sz="0" w:space="0" w:color="auto"/>
            <w:bottom w:val="none" w:sz="0" w:space="0" w:color="auto"/>
            <w:right w:val="none" w:sz="0" w:space="0" w:color="auto"/>
          </w:divBdr>
        </w:div>
      </w:divsChild>
    </w:div>
    <w:div w:id="1563322677">
      <w:bodyDiv w:val="1"/>
      <w:marLeft w:val="0"/>
      <w:marRight w:val="0"/>
      <w:marTop w:val="0"/>
      <w:marBottom w:val="0"/>
      <w:divBdr>
        <w:top w:val="none" w:sz="0" w:space="0" w:color="auto"/>
        <w:left w:val="none" w:sz="0" w:space="0" w:color="auto"/>
        <w:bottom w:val="none" w:sz="0" w:space="0" w:color="auto"/>
        <w:right w:val="none" w:sz="0" w:space="0" w:color="auto"/>
      </w:divBdr>
    </w:div>
    <w:div w:id="1613243716">
      <w:bodyDiv w:val="1"/>
      <w:marLeft w:val="0"/>
      <w:marRight w:val="0"/>
      <w:marTop w:val="0"/>
      <w:marBottom w:val="0"/>
      <w:divBdr>
        <w:top w:val="none" w:sz="0" w:space="0" w:color="auto"/>
        <w:left w:val="none" w:sz="0" w:space="0" w:color="auto"/>
        <w:bottom w:val="none" w:sz="0" w:space="0" w:color="auto"/>
        <w:right w:val="none" w:sz="0" w:space="0" w:color="auto"/>
      </w:divBdr>
    </w:div>
    <w:div w:id="1619870013">
      <w:bodyDiv w:val="1"/>
      <w:marLeft w:val="0"/>
      <w:marRight w:val="0"/>
      <w:marTop w:val="0"/>
      <w:marBottom w:val="0"/>
      <w:divBdr>
        <w:top w:val="none" w:sz="0" w:space="0" w:color="auto"/>
        <w:left w:val="none" w:sz="0" w:space="0" w:color="auto"/>
        <w:bottom w:val="none" w:sz="0" w:space="0" w:color="auto"/>
        <w:right w:val="none" w:sz="0" w:space="0" w:color="auto"/>
      </w:divBdr>
    </w:div>
    <w:div w:id="1620143323">
      <w:bodyDiv w:val="1"/>
      <w:marLeft w:val="0"/>
      <w:marRight w:val="0"/>
      <w:marTop w:val="0"/>
      <w:marBottom w:val="0"/>
      <w:divBdr>
        <w:top w:val="none" w:sz="0" w:space="0" w:color="auto"/>
        <w:left w:val="none" w:sz="0" w:space="0" w:color="auto"/>
        <w:bottom w:val="none" w:sz="0" w:space="0" w:color="auto"/>
        <w:right w:val="none" w:sz="0" w:space="0" w:color="auto"/>
      </w:divBdr>
    </w:div>
    <w:div w:id="1626889407">
      <w:bodyDiv w:val="1"/>
      <w:marLeft w:val="0"/>
      <w:marRight w:val="0"/>
      <w:marTop w:val="0"/>
      <w:marBottom w:val="0"/>
      <w:divBdr>
        <w:top w:val="none" w:sz="0" w:space="0" w:color="auto"/>
        <w:left w:val="none" w:sz="0" w:space="0" w:color="auto"/>
        <w:bottom w:val="none" w:sz="0" w:space="0" w:color="auto"/>
        <w:right w:val="none" w:sz="0" w:space="0" w:color="auto"/>
      </w:divBdr>
    </w:div>
    <w:div w:id="1719237222">
      <w:bodyDiv w:val="1"/>
      <w:marLeft w:val="0"/>
      <w:marRight w:val="0"/>
      <w:marTop w:val="0"/>
      <w:marBottom w:val="0"/>
      <w:divBdr>
        <w:top w:val="none" w:sz="0" w:space="0" w:color="auto"/>
        <w:left w:val="none" w:sz="0" w:space="0" w:color="auto"/>
        <w:bottom w:val="none" w:sz="0" w:space="0" w:color="auto"/>
        <w:right w:val="none" w:sz="0" w:space="0" w:color="auto"/>
      </w:divBdr>
    </w:div>
    <w:div w:id="1725912332">
      <w:bodyDiv w:val="1"/>
      <w:marLeft w:val="0"/>
      <w:marRight w:val="0"/>
      <w:marTop w:val="0"/>
      <w:marBottom w:val="0"/>
      <w:divBdr>
        <w:top w:val="none" w:sz="0" w:space="0" w:color="auto"/>
        <w:left w:val="none" w:sz="0" w:space="0" w:color="auto"/>
        <w:bottom w:val="none" w:sz="0" w:space="0" w:color="auto"/>
        <w:right w:val="none" w:sz="0" w:space="0" w:color="auto"/>
      </w:divBdr>
    </w:div>
    <w:div w:id="1733113505">
      <w:bodyDiv w:val="1"/>
      <w:marLeft w:val="0"/>
      <w:marRight w:val="0"/>
      <w:marTop w:val="0"/>
      <w:marBottom w:val="0"/>
      <w:divBdr>
        <w:top w:val="none" w:sz="0" w:space="0" w:color="auto"/>
        <w:left w:val="none" w:sz="0" w:space="0" w:color="auto"/>
        <w:bottom w:val="none" w:sz="0" w:space="0" w:color="auto"/>
        <w:right w:val="none" w:sz="0" w:space="0" w:color="auto"/>
      </w:divBdr>
    </w:div>
    <w:div w:id="1800028718">
      <w:bodyDiv w:val="1"/>
      <w:marLeft w:val="0"/>
      <w:marRight w:val="0"/>
      <w:marTop w:val="0"/>
      <w:marBottom w:val="0"/>
      <w:divBdr>
        <w:top w:val="none" w:sz="0" w:space="0" w:color="auto"/>
        <w:left w:val="none" w:sz="0" w:space="0" w:color="auto"/>
        <w:bottom w:val="none" w:sz="0" w:space="0" w:color="auto"/>
        <w:right w:val="none" w:sz="0" w:space="0" w:color="auto"/>
      </w:divBdr>
    </w:div>
    <w:div w:id="1822381260">
      <w:bodyDiv w:val="1"/>
      <w:marLeft w:val="0"/>
      <w:marRight w:val="0"/>
      <w:marTop w:val="0"/>
      <w:marBottom w:val="0"/>
      <w:divBdr>
        <w:top w:val="none" w:sz="0" w:space="0" w:color="auto"/>
        <w:left w:val="none" w:sz="0" w:space="0" w:color="auto"/>
        <w:bottom w:val="none" w:sz="0" w:space="0" w:color="auto"/>
        <w:right w:val="none" w:sz="0" w:space="0" w:color="auto"/>
      </w:divBdr>
    </w:div>
    <w:div w:id="1876304559">
      <w:bodyDiv w:val="1"/>
      <w:marLeft w:val="0"/>
      <w:marRight w:val="0"/>
      <w:marTop w:val="0"/>
      <w:marBottom w:val="0"/>
      <w:divBdr>
        <w:top w:val="none" w:sz="0" w:space="0" w:color="auto"/>
        <w:left w:val="none" w:sz="0" w:space="0" w:color="auto"/>
        <w:bottom w:val="none" w:sz="0" w:space="0" w:color="auto"/>
        <w:right w:val="none" w:sz="0" w:space="0" w:color="auto"/>
      </w:divBdr>
    </w:div>
    <w:div w:id="1896041728">
      <w:bodyDiv w:val="1"/>
      <w:marLeft w:val="0"/>
      <w:marRight w:val="0"/>
      <w:marTop w:val="0"/>
      <w:marBottom w:val="0"/>
      <w:divBdr>
        <w:top w:val="none" w:sz="0" w:space="0" w:color="auto"/>
        <w:left w:val="none" w:sz="0" w:space="0" w:color="auto"/>
        <w:bottom w:val="none" w:sz="0" w:space="0" w:color="auto"/>
        <w:right w:val="none" w:sz="0" w:space="0" w:color="auto"/>
      </w:divBdr>
      <w:divsChild>
        <w:div w:id="1484009471">
          <w:marLeft w:val="0"/>
          <w:marRight w:val="0"/>
          <w:marTop w:val="75"/>
          <w:marBottom w:val="75"/>
          <w:divBdr>
            <w:top w:val="none" w:sz="0" w:space="0" w:color="auto"/>
            <w:left w:val="none" w:sz="0" w:space="0" w:color="auto"/>
            <w:bottom w:val="none" w:sz="0" w:space="0" w:color="auto"/>
            <w:right w:val="none" w:sz="0" w:space="0" w:color="auto"/>
          </w:divBdr>
        </w:div>
      </w:divsChild>
    </w:div>
    <w:div w:id="1909462868">
      <w:bodyDiv w:val="1"/>
      <w:marLeft w:val="0"/>
      <w:marRight w:val="0"/>
      <w:marTop w:val="0"/>
      <w:marBottom w:val="0"/>
      <w:divBdr>
        <w:top w:val="none" w:sz="0" w:space="0" w:color="auto"/>
        <w:left w:val="none" w:sz="0" w:space="0" w:color="auto"/>
        <w:bottom w:val="none" w:sz="0" w:space="0" w:color="auto"/>
        <w:right w:val="none" w:sz="0" w:space="0" w:color="auto"/>
      </w:divBdr>
    </w:div>
    <w:div w:id="1927571005">
      <w:bodyDiv w:val="1"/>
      <w:marLeft w:val="0"/>
      <w:marRight w:val="0"/>
      <w:marTop w:val="0"/>
      <w:marBottom w:val="0"/>
      <w:divBdr>
        <w:top w:val="none" w:sz="0" w:space="0" w:color="auto"/>
        <w:left w:val="none" w:sz="0" w:space="0" w:color="auto"/>
        <w:bottom w:val="none" w:sz="0" w:space="0" w:color="auto"/>
        <w:right w:val="none" w:sz="0" w:space="0" w:color="auto"/>
      </w:divBdr>
    </w:div>
    <w:div w:id="1956593166">
      <w:bodyDiv w:val="1"/>
      <w:marLeft w:val="0"/>
      <w:marRight w:val="0"/>
      <w:marTop w:val="0"/>
      <w:marBottom w:val="0"/>
      <w:divBdr>
        <w:top w:val="none" w:sz="0" w:space="0" w:color="auto"/>
        <w:left w:val="none" w:sz="0" w:space="0" w:color="auto"/>
        <w:bottom w:val="none" w:sz="0" w:space="0" w:color="auto"/>
        <w:right w:val="none" w:sz="0" w:space="0" w:color="auto"/>
      </w:divBdr>
    </w:div>
    <w:div w:id="1980114384">
      <w:bodyDiv w:val="1"/>
      <w:marLeft w:val="0"/>
      <w:marRight w:val="0"/>
      <w:marTop w:val="0"/>
      <w:marBottom w:val="0"/>
      <w:divBdr>
        <w:top w:val="none" w:sz="0" w:space="0" w:color="auto"/>
        <w:left w:val="none" w:sz="0" w:space="0" w:color="auto"/>
        <w:bottom w:val="none" w:sz="0" w:space="0" w:color="auto"/>
        <w:right w:val="none" w:sz="0" w:space="0" w:color="auto"/>
      </w:divBdr>
    </w:div>
    <w:div w:id="2001693094">
      <w:bodyDiv w:val="1"/>
      <w:marLeft w:val="0"/>
      <w:marRight w:val="0"/>
      <w:marTop w:val="0"/>
      <w:marBottom w:val="0"/>
      <w:divBdr>
        <w:top w:val="none" w:sz="0" w:space="0" w:color="auto"/>
        <w:left w:val="none" w:sz="0" w:space="0" w:color="auto"/>
        <w:bottom w:val="none" w:sz="0" w:space="0" w:color="auto"/>
        <w:right w:val="none" w:sz="0" w:space="0" w:color="auto"/>
      </w:divBdr>
    </w:div>
    <w:div w:id="2018728744">
      <w:bodyDiv w:val="1"/>
      <w:marLeft w:val="0"/>
      <w:marRight w:val="0"/>
      <w:marTop w:val="0"/>
      <w:marBottom w:val="0"/>
      <w:divBdr>
        <w:top w:val="none" w:sz="0" w:space="0" w:color="auto"/>
        <w:left w:val="none" w:sz="0" w:space="0" w:color="auto"/>
        <w:bottom w:val="none" w:sz="0" w:space="0" w:color="auto"/>
        <w:right w:val="none" w:sz="0" w:space="0" w:color="auto"/>
      </w:divBdr>
    </w:div>
    <w:div w:id="2046252740">
      <w:bodyDiv w:val="1"/>
      <w:marLeft w:val="0"/>
      <w:marRight w:val="0"/>
      <w:marTop w:val="0"/>
      <w:marBottom w:val="0"/>
      <w:divBdr>
        <w:top w:val="none" w:sz="0" w:space="0" w:color="auto"/>
        <w:left w:val="none" w:sz="0" w:space="0" w:color="auto"/>
        <w:bottom w:val="none" w:sz="0" w:space="0" w:color="auto"/>
        <w:right w:val="none" w:sz="0" w:space="0" w:color="auto"/>
      </w:divBdr>
    </w:div>
    <w:div w:id="2053799377">
      <w:bodyDiv w:val="1"/>
      <w:marLeft w:val="0"/>
      <w:marRight w:val="0"/>
      <w:marTop w:val="0"/>
      <w:marBottom w:val="0"/>
      <w:divBdr>
        <w:top w:val="none" w:sz="0" w:space="0" w:color="auto"/>
        <w:left w:val="none" w:sz="0" w:space="0" w:color="auto"/>
        <w:bottom w:val="none" w:sz="0" w:space="0" w:color="auto"/>
        <w:right w:val="none" w:sz="0" w:space="0" w:color="auto"/>
      </w:divBdr>
    </w:div>
    <w:div w:id="2069958246">
      <w:bodyDiv w:val="1"/>
      <w:marLeft w:val="0"/>
      <w:marRight w:val="0"/>
      <w:marTop w:val="0"/>
      <w:marBottom w:val="0"/>
      <w:divBdr>
        <w:top w:val="none" w:sz="0" w:space="0" w:color="auto"/>
        <w:left w:val="none" w:sz="0" w:space="0" w:color="auto"/>
        <w:bottom w:val="none" w:sz="0" w:space="0" w:color="auto"/>
        <w:right w:val="none" w:sz="0" w:space="0" w:color="auto"/>
      </w:divBdr>
    </w:div>
    <w:div w:id="2096245360">
      <w:bodyDiv w:val="1"/>
      <w:marLeft w:val="0"/>
      <w:marRight w:val="0"/>
      <w:marTop w:val="0"/>
      <w:marBottom w:val="0"/>
      <w:divBdr>
        <w:top w:val="none" w:sz="0" w:space="0" w:color="auto"/>
        <w:left w:val="none" w:sz="0" w:space="0" w:color="auto"/>
        <w:bottom w:val="none" w:sz="0" w:space="0" w:color="auto"/>
        <w:right w:val="none" w:sz="0" w:space="0" w:color="auto"/>
      </w:divBdr>
    </w:div>
    <w:div w:id="2098135318">
      <w:bodyDiv w:val="1"/>
      <w:marLeft w:val="0"/>
      <w:marRight w:val="0"/>
      <w:marTop w:val="0"/>
      <w:marBottom w:val="0"/>
      <w:divBdr>
        <w:top w:val="none" w:sz="0" w:space="0" w:color="auto"/>
        <w:left w:val="none" w:sz="0" w:space="0" w:color="auto"/>
        <w:bottom w:val="none" w:sz="0" w:space="0" w:color="auto"/>
        <w:right w:val="none" w:sz="0" w:space="0" w:color="auto"/>
      </w:divBdr>
    </w:div>
    <w:div w:id="2104257334">
      <w:bodyDiv w:val="1"/>
      <w:marLeft w:val="0"/>
      <w:marRight w:val="0"/>
      <w:marTop w:val="0"/>
      <w:marBottom w:val="0"/>
      <w:divBdr>
        <w:top w:val="none" w:sz="0" w:space="0" w:color="auto"/>
        <w:left w:val="none" w:sz="0" w:space="0" w:color="auto"/>
        <w:bottom w:val="none" w:sz="0" w:space="0" w:color="auto"/>
        <w:right w:val="none" w:sz="0" w:space="0" w:color="auto"/>
      </w:divBdr>
    </w:div>
    <w:div w:id="2104298071">
      <w:bodyDiv w:val="1"/>
      <w:marLeft w:val="0"/>
      <w:marRight w:val="0"/>
      <w:marTop w:val="0"/>
      <w:marBottom w:val="0"/>
      <w:divBdr>
        <w:top w:val="none" w:sz="0" w:space="0" w:color="auto"/>
        <w:left w:val="none" w:sz="0" w:space="0" w:color="auto"/>
        <w:bottom w:val="none" w:sz="0" w:space="0" w:color="auto"/>
        <w:right w:val="none" w:sz="0" w:space="0" w:color="auto"/>
      </w:divBdr>
    </w:div>
    <w:div w:id="2123301306">
      <w:bodyDiv w:val="1"/>
      <w:marLeft w:val="0"/>
      <w:marRight w:val="0"/>
      <w:marTop w:val="0"/>
      <w:marBottom w:val="0"/>
      <w:divBdr>
        <w:top w:val="none" w:sz="0" w:space="0" w:color="auto"/>
        <w:left w:val="none" w:sz="0" w:space="0" w:color="auto"/>
        <w:bottom w:val="none" w:sz="0" w:space="0" w:color="auto"/>
        <w:right w:val="none" w:sz="0" w:space="0" w:color="auto"/>
      </w:divBdr>
    </w:div>
    <w:div w:id="2134707566">
      <w:bodyDiv w:val="1"/>
      <w:marLeft w:val="0"/>
      <w:marRight w:val="0"/>
      <w:marTop w:val="0"/>
      <w:marBottom w:val="0"/>
      <w:divBdr>
        <w:top w:val="none" w:sz="0" w:space="0" w:color="auto"/>
        <w:left w:val="none" w:sz="0" w:space="0" w:color="auto"/>
        <w:bottom w:val="none" w:sz="0" w:space="0" w:color="auto"/>
        <w:right w:val="none" w:sz="0" w:space="0" w:color="auto"/>
      </w:divBdr>
    </w:div>
    <w:div w:id="2134859267">
      <w:bodyDiv w:val="1"/>
      <w:marLeft w:val="0"/>
      <w:marRight w:val="0"/>
      <w:marTop w:val="0"/>
      <w:marBottom w:val="0"/>
      <w:divBdr>
        <w:top w:val="none" w:sz="0" w:space="0" w:color="auto"/>
        <w:left w:val="none" w:sz="0" w:space="0" w:color="auto"/>
        <w:bottom w:val="none" w:sz="0" w:space="0" w:color="auto"/>
        <w:right w:val="none" w:sz="0" w:space="0" w:color="auto"/>
      </w:divBdr>
    </w:div>
    <w:div w:id="21449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4.bin"/><Relationship Id="rId39" Type="http://schemas.openxmlformats.org/officeDocument/2006/relationships/image" Target="media/image28.png"/><Relationship Id="rId21" Type="http://schemas.openxmlformats.org/officeDocument/2006/relationships/image" Target="media/image14.emf"/><Relationship Id="rId34" Type="http://schemas.openxmlformats.org/officeDocument/2006/relationships/oleObject" Target="embeddings/oleObject5.bin"/><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fontTable" Target="fontTable.xml"/><Relationship Id="rId7" Type="http://schemas.openxmlformats.org/officeDocument/2006/relationships/image" Target="media/image1.emf"/><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oleObject" Target="embeddings/oleObject3.bin"/><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oleObject" Target="embeddings/oleObject2.bin"/><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oleObject" Target="embeddings/oleObject1.bin"/><Relationship Id="rId51" Type="http://schemas.microsoft.com/office/2011/relationships/people" Target="people.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emf"/><Relationship Id="rId33" Type="http://schemas.openxmlformats.org/officeDocument/2006/relationships/image" Target="media/image23.emf"/><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3.png"/><Relationship Id="rId41" Type="http://schemas.openxmlformats.org/officeDocument/2006/relationships/image" Target="media/image30.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113</TotalTime>
  <Pages>19</Pages>
  <Words>8370</Words>
  <Characters>12222</Characters>
  <Application>Microsoft Office Word</Application>
  <DocSecurity>0</DocSecurity>
  <Lines>582</Lines>
  <Paragraphs>514</Paragraphs>
  <ScaleCrop>false</ScaleCrop>
  <Company/>
  <LinksUpToDate>false</LinksUpToDate>
  <CharactersWithSpaces>20078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PUPUPU PU</dc:creator>
  <cp:keywords/>
  <dc:description/>
  <cp:lastModifiedBy>Jim Xie (RD-AS)</cp:lastModifiedBy>
  <cp:revision>108</cp:revision>
  <dcterms:created xsi:type="dcterms:W3CDTF">2024-11-07T02:46:00Z</dcterms:created>
  <dcterms:modified xsi:type="dcterms:W3CDTF">2024-11-08T05:47:00Z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50d67e-2428-41a1-85f0-bee73fd61572_Enabled">
    <vt:lpwstr>true</vt:lpwstr>
  </property>
  <property fmtid="{D5CDD505-2E9C-101B-9397-08002B2CF9AE}" pid="3" name="MSIP_Label_fb50d67e-2428-41a1-85f0-bee73fd61572_SetDate">
    <vt:lpwstr>2024-11-07T02:44:48Z</vt:lpwstr>
  </property>
  <property fmtid="{D5CDD505-2E9C-101B-9397-08002B2CF9AE}" pid="4" name="MSIP_Label_fb50d67e-2428-41a1-85f0-bee73fd61572_Method">
    <vt:lpwstr>Privileged</vt:lpwstr>
  </property>
  <property fmtid="{D5CDD505-2E9C-101B-9397-08002B2CF9AE}" pid="5" name="MSIP_Label_fb50d67e-2428-41a1-85f0-bee73fd61572_Name">
    <vt:lpwstr>Public Information - no protection</vt:lpwstr>
  </property>
  <property fmtid="{D5CDD505-2E9C-101B-9397-08002B2CF9AE}" pid="6" name="MSIP_Label_fb50d67e-2428-41a1-85f0-bee73fd61572_SiteId">
    <vt:lpwstr>3e04753a-ae5b-42d4-a86d-d6f05460f9e4</vt:lpwstr>
  </property>
  <property fmtid="{D5CDD505-2E9C-101B-9397-08002B2CF9AE}" pid="7" name="MSIP_Label_fb50d67e-2428-41a1-85f0-bee73fd61572_ActionId">
    <vt:lpwstr>1ae2f79d-6c52-4869-923a-139a0a485806</vt:lpwstr>
  </property>
  <property fmtid="{D5CDD505-2E9C-101B-9397-08002B2CF9AE}" pid="8" name="MSIP_Label_fb50d67e-2428-41a1-85f0-bee73fd61572_ContentBits">
    <vt:lpwstr>0</vt:lpwstr>
  </property>
</Properties>
</file>